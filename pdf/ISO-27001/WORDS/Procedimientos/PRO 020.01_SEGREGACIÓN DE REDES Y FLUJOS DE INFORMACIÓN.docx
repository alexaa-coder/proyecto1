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E66900" w:rsidRDefault="00DF51C6" w:rsidP="00E66900">
      <w:pPr>
        <w:spacing w:line="360" w:lineRule="auto"/>
        <w:rPr>
          <w:rFonts w:ascii="Arial" w:hAnsi="Arial" w:cs="Arial"/>
        </w:rPr>
      </w:pPr>
    </w:p>
    <w:p w14:paraId="179A09CD" w14:textId="6BB9DF9B" w:rsidR="00EA37E4" w:rsidRPr="00E66900" w:rsidRDefault="00EA37E4" w:rsidP="00E66900">
      <w:pPr>
        <w:spacing w:line="360" w:lineRule="auto"/>
        <w:rPr>
          <w:rFonts w:ascii="Arial" w:hAnsi="Arial" w:cs="Arial"/>
        </w:rPr>
      </w:pPr>
    </w:p>
    <w:p w14:paraId="0B76C7CE" w14:textId="77777777" w:rsidR="00EA37E4" w:rsidRPr="00E66900" w:rsidRDefault="00EA37E4" w:rsidP="00E66900">
      <w:pPr>
        <w:spacing w:line="360" w:lineRule="auto"/>
        <w:rPr>
          <w:rFonts w:ascii="Arial" w:hAnsi="Arial" w:cs="Arial"/>
        </w:rPr>
      </w:pPr>
    </w:p>
    <w:p w14:paraId="66DBE481" w14:textId="77777777" w:rsidR="00EA37E4" w:rsidRPr="00E66900" w:rsidRDefault="00EA37E4" w:rsidP="00E66900">
      <w:pPr>
        <w:spacing w:line="360" w:lineRule="auto"/>
        <w:rPr>
          <w:rFonts w:ascii="Arial" w:hAnsi="Arial" w:cs="Arial"/>
        </w:rPr>
      </w:pPr>
    </w:p>
    <w:p w14:paraId="1CDA0B52" w14:textId="76227ACD" w:rsidR="00444DC7" w:rsidRPr="00E66900" w:rsidRDefault="003B555A" w:rsidP="00E66900">
      <w:pPr>
        <w:spacing w:line="360" w:lineRule="auto"/>
        <w:jc w:val="center"/>
        <w:rPr>
          <w:rFonts w:ascii="Arial" w:hAnsi="Arial" w:cs="Arial"/>
        </w:rPr>
      </w:pPr>
      <w:r w:rsidRPr="00E66900">
        <w:rPr>
          <w:rFonts w:ascii="Arial" w:hAnsi="Arial" w:cs="Arial"/>
          <w:noProof/>
        </w:rPr>
        <w:drawing>
          <wp:inline distT="0" distB="0" distL="0" distR="0" wp14:anchorId="23CE05BB" wp14:editId="31BEA922">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r w:rsidR="007414A3" w:rsidRPr="00E66900">
        <w:rPr>
          <w:rFonts w:ascii="Arial" w:hAnsi="Arial" w:cs="Arial"/>
        </w:rPr>
        <w:br w:type="textWrapping" w:clear="all"/>
      </w:r>
    </w:p>
    <w:p w14:paraId="73F11630" w14:textId="77777777" w:rsidR="00444DC7" w:rsidRPr="00E66900" w:rsidRDefault="00444DC7" w:rsidP="00E66900">
      <w:pPr>
        <w:spacing w:line="360" w:lineRule="auto"/>
        <w:rPr>
          <w:rFonts w:ascii="Arial" w:hAnsi="Arial" w:cs="Arial"/>
        </w:rPr>
      </w:pPr>
    </w:p>
    <w:p w14:paraId="02ED21A2" w14:textId="77777777" w:rsidR="00444DC7" w:rsidRPr="00E66900" w:rsidRDefault="00444DC7" w:rsidP="00E66900">
      <w:pPr>
        <w:spacing w:line="360" w:lineRule="auto"/>
        <w:jc w:val="center"/>
        <w:rPr>
          <w:rFonts w:ascii="Arial" w:hAnsi="Arial" w:cs="Arial"/>
          <w:sz w:val="26"/>
        </w:rPr>
      </w:pPr>
    </w:p>
    <w:p w14:paraId="5E2FF06F" w14:textId="32FB64E1" w:rsidR="00444DC7" w:rsidRPr="00E66900" w:rsidRDefault="003B555A" w:rsidP="00E66900">
      <w:pPr>
        <w:pStyle w:val="Ttulo"/>
        <w:spacing w:before="200" w:after="200" w:line="360" w:lineRule="auto"/>
        <w:jc w:val="center"/>
        <w:rPr>
          <w:rFonts w:ascii="Arial" w:hAnsi="Arial" w:cs="Arial"/>
          <w:b/>
          <w:caps/>
          <w:color w:val="343434"/>
          <w:sz w:val="44"/>
        </w:rPr>
      </w:pPr>
      <w:bookmarkStart w:id="0" w:name="_Hlk38448372"/>
      <w:r w:rsidRPr="00E66900">
        <w:rPr>
          <w:rFonts w:ascii="Arial" w:hAnsi="Arial" w:cs="Arial"/>
          <w:b/>
          <w:caps/>
          <w:color w:val="343434"/>
          <w:sz w:val="44"/>
        </w:rPr>
        <w:t>PROCEDIMIENTO DE SEGREGACIÓN DE REDES Y FLUJOS DE INFORMACIÓN</w:t>
      </w:r>
    </w:p>
    <w:bookmarkEnd w:id="0"/>
    <w:p w14:paraId="3D7B9CCC" w14:textId="0C641678" w:rsidR="00086052" w:rsidRDefault="00086052">
      <w:pPr>
        <w:spacing w:after="200" w:line="276" w:lineRule="auto"/>
        <w:jc w:val="left"/>
        <w:rPr>
          <w:rFonts w:ascii="Arial" w:hAnsi="Arial" w:cs="Arial"/>
        </w:rPr>
      </w:pPr>
      <w:r>
        <w:rPr>
          <w:rFonts w:ascii="Arial" w:hAnsi="Arial" w:cs="Arial"/>
        </w:rPr>
        <w:br w:type="page"/>
      </w:r>
    </w:p>
    <w:p w14:paraId="76BEC066" w14:textId="77777777" w:rsidR="003B555A" w:rsidRPr="00E66900" w:rsidRDefault="003B555A" w:rsidP="00E66900">
      <w:pPr>
        <w:spacing w:after="200" w:line="360" w:lineRule="auto"/>
        <w:jc w:val="left"/>
        <w:rPr>
          <w:rFonts w:ascii="Arial" w:hAnsi="Arial" w:cs="Arial"/>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086052" w:rsidRPr="00CB6440" w14:paraId="67476E4B" w14:textId="77777777" w:rsidTr="007F1D67">
        <w:trPr>
          <w:cantSplit/>
          <w:trHeight w:hRule="exact" w:val="544"/>
          <w:tblHeader/>
          <w:jc w:val="center"/>
        </w:trPr>
        <w:tc>
          <w:tcPr>
            <w:tcW w:w="8999" w:type="dxa"/>
            <w:gridSpan w:val="4"/>
            <w:tcBorders>
              <w:bottom w:val="nil"/>
            </w:tcBorders>
            <w:shd w:val="clear" w:color="auto" w:fill="5B7D7F"/>
            <w:vAlign w:val="center"/>
          </w:tcPr>
          <w:p w14:paraId="60B05205" w14:textId="77777777" w:rsidR="00086052" w:rsidRPr="00CB6440" w:rsidRDefault="00086052" w:rsidP="007F1D67">
            <w:pPr>
              <w:spacing w:before="120" w:after="120"/>
              <w:jc w:val="center"/>
              <w:rPr>
                <w:rFonts w:ascii="Arial" w:hAnsi="Arial" w:cs="Arial"/>
                <w:b/>
                <w:bCs/>
                <w:color w:val="FFFFFF" w:themeColor="background1"/>
              </w:rPr>
            </w:pPr>
            <w:r>
              <w:rPr>
                <w:rFonts w:ascii="Arial" w:hAnsi="Arial" w:cs="Arial"/>
                <w:b/>
                <w:bCs/>
                <w:color w:val="FFFFFF" w:themeColor="background1"/>
              </w:rPr>
              <w:t>HISTORIAL DEL DOCUMENTO</w:t>
            </w:r>
          </w:p>
        </w:tc>
      </w:tr>
      <w:tr w:rsidR="00086052" w:rsidRPr="00CB6440" w14:paraId="74917410" w14:textId="77777777" w:rsidTr="007F1D67">
        <w:trPr>
          <w:cantSplit/>
          <w:trHeight w:val="1078"/>
          <w:tblHeader/>
          <w:jc w:val="center"/>
        </w:trPr>
        <w:tc>
          <w:tcPr>
            <w:tcW w:w="1129" w:type="dxa"/>
            <w:shd w:val="clear" w:color="auto" w:fill="5B7D7F"/>
            <w:vAlign w:val="center"/>
          </w:tcPr>
          <w:p w14:paraId="3A5F2357" w14:textId="77777777" w:rsidR="00086052" w:rsidRPr="00CB6440" w:rsidRDefault="00086052" w:rsidP="007F1D67">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6EDB9040" w14:textId="77777777" w:rsidR="00086052" w:rsidRPr="00CB6440" w:rsidRDefault="00086052" w:rsidP="007F1D67">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7839EAAC" w14:textId="77777777" w:rsidR="00086052" w:rsidRPr="00CB6440" w:rsidRDefault="00086052" w:rsidP="007F1D67">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60ECB966" w14:textId="77777777" w:rsidR="00086052" w:rsidRPr="00CB6440" w:rsidRDefault="00086052" w:rsidP="007F1D67">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086052" w:rsidRPr="00CB6440" w14:paraId="43E7653C" w14:textId="77777777" w:rsidTr="007F1D67">
        <w:trPr>
          <w:cantSplit/>
          <w:trHeight w:val="689"/>
          <w:jc w:val="center"/>
        </w:trPr>
        <w:tc>
          <w:tcPr>
            <w:tcW w:w="1129" w:type="dxa"/>
            <w:vAlign w:val="center"/>
          </w:tcPr>
          <w:p w14:paraId="0B1E8D3E" w14:textId="77777777" w:rsidR="00086052" w:rsidRPr="00CB6440" w:rsidRDefault="00086052" w:rsidP="007F1D67">
            <w:pPr>
              <w:spacing w:before="120" w:after="120"/>
              <w:jc w:val="center"/>
              <w:rPr>
                <w:rFonts w:ascii="Arial" w:hAnsi="Arial" w:cs="Arial"/>
              </w:rPr>
            </w:pPr>
            <w:r w:rsidRPr="00CB6440">
              <w:rPr>
                <w:rFonts w:ascii="Arial" w:hAnsi="Arial" w:cs="Arial"/>
              </w:rPr>
              <w:t>01</w:t>
            </w:r>
          </w:p>
        </w:tc>
        <w:tc>
          <w:tcPr>
            <w:tcW w:w="4962" w:type="dxa"/>
            <w:vAlign w:val="center"/>
          </w:tcPr>
          <w:p w14:paraId="2E1D27B7" w14:textId="77777777" w:rsidR="00086052" w:rsidRPr="00CB6440" w:rsidRDefault="00086052" w:rsidP="007F1D67">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2F89670E" w14:textId="0EC57DDD" w:rsidR="00086052" w:rsidRPr="00CB6440" w:rsidRDefault="00086052" w:rsidP="007F1D67">
            <w:pPr>
              <w:spacing w:before="120" w:after="120"/>
              <w:jc w:val="center"/>
              <w:rPr>
                <w:rFonts w:ascii="Arial" w:hAnsi="Arial" w:cs="Arial"/>
              </w:rPr>
            </w:pPr>
            <w:r>
              <w:rPr>
                <w:rFonts w:ascii="Arial" w:hAnsi="Arial" w:cs="Arial"/>
              </w:rPr>
              <w:t>1</w:t>
            </w:r>
            <w:r w:rsidR="00144C54">
              <w:rPr>
                <w:rFonts w:ascii="Arial" w:hAnsi="Arial" w:cs="Arial"/>
              </w:rPr>
              <w:t>2</w:t>
            </w:r>
            <w:r>
              <w:rPr>
                <w:rFonts w:ascii="Arial" w:hAnsi="Arial" w:cs="Arial"/>
              </w:rPr>
              <w:t>/03/2025</w:t>
            </w:r>
          </w:p>
        </w:tc>
        <w:tc>
          <w:tcPr>
            <w:tcW w:w="1633" w:type="dxa"/>
            <w:vAlign w:val="center"/>
          </w:tcPr>
          <w:p w14:paraId="45435A2E" w14:textId="77777777" w:rsidR="00086052" w:rsidRPr="00CB6440" w:rsidRDefault="00086052" w:rsidP="007F1D67">
            <w:pPr>
              <w:spacing w:before="120" w:after="120"/>
              <w:jc w:val="center"/>
              <w:rPr>
                <w:rFonts w:ascii="Arial" w:hAnsi="Arial" w:cs="Arial"/>
              </w:rPr>
            </w:pPr>
            <w:r>
              <w:rPr>
                <w:rFonts w:ascii="Arial" w:hAnsi="Arial" w:cs="Arial"/>
              </w:rPr>
              <w:t>N/A</w:t>
            </w:r>
          </w:p>
        </w:tc>
      </w:tr>
    </w:tbl>
    <w:p w14:paraId="1F23966D" w14:textId="77777777" w:rsidR="00086052" w:rsidRDefault="00086052" w:rsidP="00086052">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086052" w:rsidRPr="00CB6440" w14:paraId="67D447BC" w14:textId="77777777" w:rsidTr="007F1D67">
        <w:trPr>
          <w:cantSplit/>
          <w:trHeight w:hRule="exact" w:val="544"/>
          <w:tblHeader/>
          <w:jc w:val="center"/>
        </w:trPr>
        <w:tc>
          <w:tcPr>
            <w:tcW w:w="8999" w:type="dxa"/>
            <w:gridSpan w:val="4"/>
            <w:tcBorders>
              <w:bottom w:val="nil"/>
            </w:tcBorders>
            <w:shd w:val="clear" w:color="auto" w:fill="5B7D7F"/>
            <w:vAlign w:val="center"/>
          </w:tcPr>
          <w:p w14:paraId="334E8F18" w14:textId="77777777" w:rsidR="00086052" w:rsidRPr="00CB6440" w:rsidRDefault="00086052" w:rsidP="007F1D67">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086052" w:rsidRPr="00CB6440" w14:paraId="3EC8F9A1" w14:textId="77777777" w:rsidTr="007F1D67">
        <w:trPr>
          <w:cantSplit/>
          <w:trHeight w:val="595"/>
          <w:tblHeader/>
          <w:jc w:val="center"/>
        </w:trPr>
        <w:tc>
          <w:tcPr>
            <w:tcW w:w="1129" w:type="dxa"/>
            <w:shd w:val="clear" w:color="auto" w:fill="5B7D7F"/>
            <w:vAlign w:val="center"/>
          </w:tcPr>
          <w:p w14:paraId="55D0E417" w14:textId="77777777" w:rsidR="00086052" w:rsidRPr="00CB6440" w:rsidRDefault="00086052" w:rsidP="007F1D67">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49CB3CAB" w14:textId="77777777" w:rsidR="00086052" w:rsidRPr="00CB6440" w:rsidRDefault="00086052" w:rsidP="007F1D67">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14E33EB2" w14:textId="77777777" w:rsidR="00086052" w:rsidRPr="00CB6440" w:rsidRDefault="00086052" w:rsidP="007F1D67">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6CE8EC95" w14:textId="77777777" w:rsidR="00086052" w:rsidRPr="00CB6440" w:rsidRDefault="00086052" w:rsidP="007F1D67">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086052" w:rsidRPr="00CB6440" w14:paraId="355441BF" w14:textId="77777777" w:rsidTr="007F1D67">
        <w:trPr>
          <w:cantSplit/>
          <w:trHeight w:val="832"/>
          <w:jc w:val="center"/>
        </w:trPr>
        <w:tc>
          <w:tcPr>
            <w:tcW w:w="1129" w:type="dxa"/>
            <w:vAlign w:val="center"/>
          </w:tcPr>
          <w:p w14:paraId="3F1D65BD" w14:textId="77777777" w:rsidR="00086052" w:rsidRPr="00CB6440" w:rsidRDefault="00086052" w:rsidP="007F1D67">
            <w:pPr>
              <w:spacing w:before="120" w:after="120"/>
              <w:jc w:val="center"/>
              <w:rPr>
                <w:rFonts w:ascii="Arial" w:hAnsi="Arial" w:cs="Arial"/>
              </w:rPr>
            </w:pPr>
            <w:r>
              <w:rPr>
                <w:rFonts w:ascii="Arial" w:hAnsi="Arial" w:cs="Arial"/>
              </w:rPr>
              <w:t>Departamento:</w:t>
            </w:r>
          </w:p>
        </w:tc>
        <w:tc>
          <w:tcPr>
            <w:tcW w:w="2552" w:type="dxa"/>
            <w:vAlign w:val="center"/>
          </w:tcPr>
          <w:p w14:paraId="65D4CBBD" w14:textId="77777777" w:rsidR="00086052" w:rsidRPr="00CB6440" w:rsidRDefault="00086052" w:rsidP="007F1D67">
            <w:pPr>
              <w:spacing w:before="120" w:after="120"/>
              <w:jc w:val="center"/>
              <w:rPr>
                <w:rFonts w:ascii="Arial" w:hAnsi="Arial" w:cs="Arial"/>
              </w:rPr>
            </w:pPr>
            <w:r>
              <w:rPr>
                <w:rFonts w:ascii="Arial" w:hAnsi="Arial" w:cs="Arial"/>
              </w:rPr>
              <w:t>Responsable del SGSI</w:t>
            </w:r>
          </w:p>
        </w:tc>
        <w:tc>
          <w:tcPr>
            <w:tcW w:w="2693" w:type="dxa"/>
            <w:vAlign w:val="center"/>
          </w:tcPr>
          <w:p w14:paraId="2F9907D3" w14:textId="77777777" w:rsidR="00086052" w:rsidRPr="00CB6440" w:rsidRDefault="00086052" w:rsidP="007F1D67">
            <w:pPr>
              <w:spacing w:before="120" w:after="120"/>
              <w:jc w:val="center"/>
              <w:rPr>
                <w:rFonts w:ascii="Arial" w:hAnsi="Arial" w:cs="Arial"/>
              </w:rPr>
            </w:pPr>
            <w:r>
              <w:rPr>
                <w:rFonts w:ascii="Arial" w:hAnsi="Arial" w:cs="Arial"/>
              </w:rPr>
              <w:t>Dirección</w:t>
            </w:r>
          </w:p>
        </w:tc>
        <w:tc>
          <w:tcPr>
            <w:tcW w:w="2625" w:type="dxa"/>
            <w:vAlign w:val="center"/>
          </w:tcPr>
          <w:p w14:paraId="1CCDEE4A" w14:textId="77777777" w:rsidR="00086052" w:rsidRDefault="00086052" w:rsidP="007F1D67">
            <w:pPr>
              <w:spacing w:before="120" w:after="120"/>
              <w:jc w:val="center"/>
              <w:rPr>
                <w:rFonts w:ascii="Arial" w:hAnsi="Arial" w:cs="Arial"/>
              </w:rPr>
            </w:pPr>
            <w:r>
              <w:rPr>
                <w:rFonts w:ascii="Arial" w:hAnsi="Arial" w:cs="Arial"/>
              </w:rPr>
              <w:t>Jefe de seguridad</w:t>
            </w:r>
          </w:p>
          <w:p w14:paraId="233B4F0C" w14:textId="77777777" w:rsidR="00086052" w:rsidRPr="00CB6440" w:rsidRDefault="00086052" w:rsidP="007F1D67">
            <w:pPr>
              <w:spacing w:before="120" w:after="120"/>
              <w:jc w:val="center"/>
              <w:rPr>
                <w:rFonts w:ascii="Arial" w:hAnsi="Arial" w:cs="Arial"/>
              </w:rPr>
            </w:pPr>
            <w:r>
              <w:rPr>
                <w:rFonts w:ascii="Arial" w:hAnsi="Arial" w:cs="Arial"/>
              </w:rPr>
              <w:t>(o suplente)</w:t>
            </w:r>
          </w:p>
        </w:tc>
      </w:tr>
      <w:tr w:rsidR="00086052" w:rsidRPr="00CB6440" w14:paraId="3C962F81" w14:textId="77777777" w:rsidTr="007F1D67">
        <w:trPr>
          <w:cantSplit/>
          <w:trHeight w:val="647"/>
          <w:jc w:val="center"/>
        </w:trPr>
        <w:tc>
          <w:tcPr>
            <w:tcW w:w="1129" w:type="dxa"/>
            <w:vAlign w:val="center"/>
          </w:tcPr>
          <w:p w14:paraId="7C6B13AD" w14:textId="77777777" w:rsidR="00086052" w:rsidRPr="00CB6440" w:rsidRDefault="00086052" w:rsidP="007F1D67">
            <w:pPr>
              <w:spacing w:before="120" w:after="120"/>
              <w:jc w:val="center"/>
              <w:rPr>
                <w:rFonts w:ascii="Arial" w:hAnsi="Arial" w:cs="Arial"/>
              </w:rPr>
            </w:pPr>
            <w:r>
              <w:rPr>
                <w:rFonts w:ascii="Arial" w:hAnsi="Arial" w:cs="Arial"/>
              </w:rPr>
              <w:t>Nombre:</w:t>
            </w:r>
          </w:p>
        </w:tc>
        <w:tc>
          <w:tcPr>
            <w:tcW w:w="2552" w:type="dxa"/>
            <w:vAlign w:val="center"/>
          </w:tcPr>
          <w:p w14:paraId="32DEC524" w14:textId="77777777" w:rsidR="00086052" w:rsidRPr="00CB6440" w:rsidRDefault="00086052" w:rsidP="007F1D67">
            <w:pPr>
              <w:spacing w:before="120" w:after="120"/>
              <w:jc w:val="center"/>
              <w:rPr>
                <w:rFonts w:ascii="Arial" w:hAnsi="Arial" w:cs="Arial"/>
              </w:rPr>
            </w:pPr>
            <w:r>
              <w:rPr>
                <w:rFonts w:ascii="Arial" w:hAnsi="Arial" w:cs="Arial"/>
              </w:rPr>
              <w:t>David Pozo</w:t>
            </w:r>
          </w:p>
        </w:tc>
        <w:tc>
          <w:tcPr>
            <w:tcW w:w="2693" w:type="dxa"/>
            <w:vAlign w:val="center"/>
          </w:tcPr>
          <w:p w14:paraId="273DC222" w14:textId="77777777" w:rsidR="00086052" w:rsidRPr="00CB6440" w:rsidRDefault="00086052" w:rsidP="007F1D67">
            <w:pPr>
              <w:spacing w:before="120" w:after="120"/>
              <w:jc w:val="center"/>
              <w:rPr>
                <w:rFonts w:ascii="Arial" w:hAnsi="Arial" w:cs="Arial"/>
              </w:rPr>
            </w:pPr>
            <w:r>
              <w:rPr>
                <w:rFonts w:ascii="Arial" w:hAnsi="Arial" w:cs="Arial"/>
              </w:rPr>
              <w:t>Carlos Rodrigo</w:t>
            </w:r>
          </w:p>
        </w:tc>
        <w:tc>
          <w:tcPr>
            <w:tcW w:w="2625" w:type="dxa"/>
            <w:vAlign w:val="center"/>
          </w:tcPr>
          <w:p w14:paraId="074D53D8" w14:textId="77777777" w:rsidR="00086052" w:rsidRPr="00CB6440" w:rsidRDefault="00086052" w:rsidP="007F1D67">
            <w:pPr>
              <w:spacing w:before="120" w:after="120"/>
              <w:jc w:val="center"/>
              <w:rPr>
                <w:rFonts w:ascii="Arial" w:hAnsi="Arial" w:cs="Arial"/>
              </w:rPr>
            </w:pPr>
            <w:r>
              <w:rPr>
                <w:rFonts w:ascii="Arial" w:hAnsi="Arial" w:cs="Arial"/>
              </w:rPr>
              <w:t>Carlos Zúñiga</w:t>
            </w:r>
          </w:p>
        </w:tc>
      </w:tr>
      <w:tr w:rsidR="00086052" w:rsidRPr="00CB6440" w14:paraId="4A6776D5" w14:textId="77777777" w:rsidTr="007F1D67">
        <w:trPr>
          <w:cantSplit/>
          <w:trHeight w:val="1256"/>
          <w:jc w:val="center"/>
        </w:trPr>
        <w:tc>
          <w:tcPr>
            <w:tcW w:w="1129" w:type="dxa"/>
            <w:vAlign w:val="center"/>
          </w:tcPr>
          <w:p w14:paraId="68A93DE1" w14:textId="77777777" w:rsidR="00086052" w:rsidRDefault="00086052" w:rsidP="007F1D67">
            <w:pPr>
              <w:spacing w:before="120" w:after="120"/>
              <w:jc w:val="center"/>
              <w:rPr>
                <w:rFonts w:ascii="Arial" w:hAnsi="Arial" w:cs="Arial"/>
              </w:rPr>
            </w:pPr>
            <w:r>
              <w:rPr>
                <w:rFonts w:ascii="Arial" w:hAnsi="Arial" w:cs="Arial"/>
              </w:rPr>
              <w:t>Firma:</w:t>
            </w:r>
          </w:p>
        </w:tc>
        <w:tc>
          <w:tcPr>
            <w:tcW w:w="2552" w:type="dxa"/>
            <w:vAlign w:val="center"/>
          </w:tcPr>
          <w:p w14:paraId="3FB7CEA9" w14:textId="77777777" w:rsidR="00086052" w:rsidRPr="00CB6440" w:rsidRDefault="00086052" w:rsidP="007F1D67">
            <w:pPr>
              <w:spacing w:before="120" w:after="120"/>
              <w:jc w:val="center"/>
              <w:rPr>
                <w:rFonts w:ascii="Arial" w:hAnsi="Arial" w:cs="Arial"/>
              </w:rPr>
            </w:pPr>
          </w:p>
        </w:tc>
        <w:tc>
          <w:tcPr>
            <w:tcW w:w="2693" w:type="dxa"/>
            <w:vAlign w:val="center"/>
          </w:tcPr>
          <w:p w14:paraId="097FEEC8" w14:textId="77777777" w:rsidR="00086052" w:rsidRPr="00CB6440" w:rsidRDefault="00086052" w:rsidP="007F1D67">
            <w:pPr>
              <w:spacing w:before="120" w:after="120"/>
              <w:jc w:val="center"/>
              <w:rPr>
                <w:rFonts w:ascii="Arial" w:hAnsi="Arial" w:cs="Arial"/>
              </w:rPr>
            </w:pPr>
          </w:p>
        </w:tc>
        <w:tc>
          <w:tcPr>
            <w:tcW w:w="2625" w:type="dxa"/>
            <w:vAlign w:val="center"/>
          </w:tcPr>
          <w:p w14:paraId="0BF829C7" w14:textId="77777777" w:rsidR="00086052" w:rsidRPr="00CB6440" w:rsidRDefault="00086052" w:rsidP="007F1D67">
            <w:pPr>
              <w:spacing w:before="120" w:after="120"/>
              <w:jc w:val="center"/>
              <w:rPr>
                <w:rFonts w:ascii="Arial" w:hAnsi="Arial" w:cs="Arial"/>
              </w:rPr>
            </w:pPr>
          </w:p>
        </w:tc>
      </w:tr>
      <w:tr w:rsidR="00144C54" w:rsidRPr="00CB6440" w14:paraId="2D4840F9" w14:textId="77777777" w:rsidTr="007F1D67">
        <w:trPr>
          <w:cantSplit/>
          <w:trHeight w:val="716"/>
          <w:jc w:val="center"/>
        </w:trPr>
        <w:tc>
          <w:tcPr>
            <w:tcW w:w="1129" w:type="dxa"/>
            <w:vAlign w:val="center"/>
          </w:tcPr>
          <w:p w14:paraId="7E46A46A" w14:textId="77777777" w:rsidR="00144C54" w:rsidRDefault="00144C54" w:rsidP="00144C54">
            <w:pPr>
              <w:spacing w:before="120" w:after="120"/>
              <w:jc w:val="center"/>
              <w:rPr>
                <w:rFonts w:ascii="Arial" w:hAnsi="Arial" w:cs="Arial"/>
              </w:rPr>
            </w:pPr>
            <w:r>
              <w:rPr>
                <w:rFonts w:ascii="Arial" w:hAnsi="Arial" w:cs="Arial"/>
              </w:rPr>
              <w:t>Fecha:</w:t>
            </w:r>
          </w:p>
        </w:tc>
        <w:tc>
          <w:tcPr>
            <w:tcW w:w="2552" w:type="dxa"/>
            <w:vAlign w:val="center"/>
          </w:tcPr>
          <w:p w14:paraId="771E6AF1" w14:textId="32239815" w:rsidR="00144C54" w:rsidRPr="00CB6440" w:rsidRDefault="00144C54" w:rsidP="00144C54">
            <w:pPr>
              <w:spacing w:before="120" w:after="120"/>
              <w:jc w:val="center"/>
              <w:rPr>
                <w:rFonts w:ascii="Arial" w:hAnsi="Arial" w:cs="Arial"/>
              </w:rPr>
            </w:pPr>
            <w:r>
              <w:rPr>
                <w:rFonts w:ascii="Arial" w:hAnsi="Arial" w:cs="Arial"/>
              </w:rPr>
              <w:t>12/03/2025</w:t>
            </w:r>
          </w:p>
        </w:tc>
        <w:tc>
          <w:tcPr>
            <w:tcW w:w="2693" w:type="dxa"/>
            <w:vAlign w:val="center"/>
          </w:tcPr>
          <w:p w14:paraId="64F9AA3E" w14:textId="65E19DA3" w:rsidR="00144C54" w:rsidRPr="00CB6440" w:rsidRDefault="00144C54" w:rsidP="00144C54">
            <w:pPr>
              <w:spacing w:before="120" w:after="120"/>
              <w:jc w:val="center"/>
              <w:rPr>
                <w:rFonts w:ascii="Arial" w:hAnsi="Arial" w:cs="Arial"/>
              </w:rPr>
            </w:pPr>
            <w:r>
              <w:rPr>
                <w:rFonts w:ascii="Arial" w:hAnsi="Arial" w:cs="Arial"/>
              </w:rPr>
              <w:t>12/03/2025</w:t>
            </w:r>
          </w:p>
        </w:tc>
        <w:tc>
          <w:tcPr>
            <w:tcW w:w="2625" w:type="dxa"/>
            <w:vAlign w:val="center"/>
          </w:tcPr>
          <w:p w14:paraId="5904EEC1" w14:textId="16DC0BD6" w:rsidR="00144C54" w:rsidRPr="00CB6440" w:rsidRDefault="00144C54" w:rsidP="00144C54">
            <w:pPr>
              <w:spacing w:before="120" w:after="120"/>
              <w:jc w:val="center"/>
              <w:rPr>
                <w:rFonts w:ascii="Arial" w:hAnsi="Arial" w:cs="Arial"/>
              </w:rPr>
            </w:pPr>
            <w:r>
              <w:rPr>
                <w:rFonts w:ascii="Arial" w:hAnsi="Arial" w:cs="Arial"/>
              </w:rPr>
              <w:t>12/03/2025</w:t>
            </w:r>
          </w:p>
        </w:tc>
      </w:tr>
    </w:tbl>
    <w:p w14:paraId="4478E740" w14:textId="77777777" w:rsidR="003B555A" w:rsidRPr="00E66900" w:rsidRDefault="003B555A" w:rsidP="00E66900">
      <w:pPr>
        <w:spacing w:line="360" w:lineRule="auto"/>
        <w:rPr>
          <w:rFonts w:ascii="Arial" w:hAnsi="Arial" w:cs="Arial"/>
          <w:highlight w:val="yellow"/>
        </w:rPr>
      </w:pPr>
    </w:p>
    <w:p w14:paraId="3C63F659" w14:textId="77777777" w:rsidR="00086052" w:rsidRDefault="00086052">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1917AD67" w:rsidR="00813611" w:rsidRPr="00E66900" w:rsidRDefault="00813611" w:rsidP="00E66900">
      <w:pPr>
        <w:pStyle w:val="TtuloTDC"/>
        <w:spacing w:line="360" w:lineRule="auto"/>
        <w:rPr>
          <w:rFonts w:ascii="Arial" w:hAnsi="Arial" w:cs="Arial"/>
          <w:caps/>
          <w:color w:val="343434"/>
          <w:sz w:val="26"/>
          <w:lang w:eastAsia="en-US"/>
        </w:rPr>
      </w:pPr>
      <w:r w:rsidRPr="00E66900">
        <w:rPr>
          <w:rFonts w:ascii="Arial" w:hAnsi="Arial" w:cs="Arial"/>
          <w:caps/>
          <w:color w:val="343434"/>
          <w:sz w:val="26"/>
          <w:lang w:eastAsia="en-US"/>
        </w:rPr>
        <w:lastRenderedPageBreak/>
        <w:t>Contenido</w:t>
      </w:r>
      <w:r w:rsidR="007C0231" w:rsidRPr="00E66900">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EndPr/>
      <w:sdtContent>
        <w:p w14:paraId="49E9B0A7" w14:textId="0C0D180A" w:rsidR="006008F6" w:rsidRPr="00E66900" w:rsidRDefault="006008F6" w:rsidP="00E66900">
          <w:pPr>
            <w:pStyle w:val="TtuloTDC"/>
            <w:spacing w:line="360" w:lineRule="auto"/>
            <w:rPr>
              <w:rFonts w:ascii="Arial" w:hAnsi="Arial" w:cs="Arial"/>
            </w:rPr>
          </w:pPr>
        </w:p>
        <w:p w14:paraId="6A868CD7" w14:textId="381D8B8B" w:rsidR="00086052" w:rsidRDefault="006008F6">
          <w:pPr>
            <w:pStyle w:val="TDC1"/>
            <w:rPr>
              <w:rFonts w:asciiTheme="minorHAnsi" w:eastAsiaTheme="minorEastAsia" w:hAnsiTheme="minorHAnsi" w:cstheme="minorBidi"/>
              <w:noProof/>
              <w:kern w:val="2"/>
              <w:sz w:val="24"/>
              <w:szCs w:val="24"/>
              <w:lang w:eastAsia="es-ES"/>
              <w14:ligatures w14:val="standardContextual"/>
            </w:rPr>
          </w:pPr>
          <w:r w:rsidRPr="00E66900">
            <w:rPr>
              <w:rFonts w:ascii="Arial" w:hAnsi="Arial" w:cs="Arial"/>
            </w:rPr>
            <w:fldChar w:fldCharType="begin"/>
          </w:r>
          <w:r w:rsidRPr="00E66900">
            <w:rPr>
              <w:rFonts w:ascii="Arial" w:hAnsi="Arial" w:cs="Arial"/>
            </w:rPr>
            <w:instrText xml:space="preserve"> TOC \o "1-3" \h \z \u </w:instrText>
          </w:r>
          <w:r w:rsidRPr="00E66900">
            <w:rPr>
              <w:rFonts w:ascii="Arial" w:hAnsi="Arial" w:cs="Arial"/>
            </w:rPr>
            <w:fldChar w:fldCharType="separate"/>
          </w:r>
          <w:hyperlink w:anchor="_Toc192585551" w:history="1">
            <w:r w:rsidR="00086052" w:rsidRPr="000D2108">
              <w:rPr>
                <w:rStyle w:val="Hipervnculo"/>
                <w:rFonts w:ascii="Arial" w:hAnsi="Arial" w:cs="Arial"/>
                <w:noProof/>
              </w:rPr>
              <w:t>1</w:t>
            </w:r>
            <w:r w:rsidR="00086052">
              <w:rPr>
                <w:rFonts w:asciiTheme="minorHAnsi" w:eastAsiaTheme="minorEastAsia" w:hAnsiTheme="minorHAnsi" w:cstheme="minorBidi"/>
                <w:noProof/>
                <w:kern w:val="2"/>
                <w:sz w:val="24"/>
                <w:szCs w:val="24"/>
                <w:lang w:eastAsia="es-ES"/>
                <w14:ligatures w14:val="standardContextual"/>
              </w:rPr>
              <w:tab/>
            </w:r>
            <w:r w:rsidR="00086052" w:rsidRPr="000D2108">
              <w:rPr>
                <w:rStyle w:val="Hipervnculo"/>
                <w:rFonts w:ascii="Arial" w:hAnsi="Arial" w:cs="Arial"/>
                <w:noProof/>
              </w:rPr>
              <w:t>OBJETIVO</w:t>
            </w:r>
            <w:r w:rsidR="00086052">
              <w:rPr>
                <w:noProof/>
                <w:webHidden/>
              </w:rPr>
              <w:tab/>
            </w:r>
            <w:r w:rsidR="00086052">
              <w:rPr>
                <w:noProof/>
                <w:webHidden/>
              </w:rPr>
              <w:fldChar w:fldCharType="begin"/>
            </w:r>
            <w:r w:rsidR="00086052">
              <w:rPr>
                <w:noProof/>
                <w:webHidden/>
              </w:rPr>
              <w:instrText xml:space="preserve"> PAGEREF _Toc192585551 \h </w:instrText>
            </w:r>
            <w:r w:rsidR="00086052">
              <w:rPr>
                <w:noProof/>
                <w:webHidden/>
              </w:rPr>
            </w:r>
            <w:r w:rsidR="00086052">
              <w:rPr>
                <w:noProof/>
                <w:webHidden/>
              </w:rPr>
              <w:fldChar w:fldCharType="separate"/>
            </w:r>
            <w:r w:rsidR="00940315">
              <w:rPr>
                <w:noProof/>
                <w:webHidden/>
              </w:rPr>
              <w:t>4</w:t>
            </w:r>
            <w:r w:rsidR="00086052">
              <w:rPr>
                <w:noProof/>
                <w:webHidden/>
              </w:rPr>
              <w:fldChar w:fldCharType="end"/>
            </w:r>
          </w:hyperlink>
        </w:p>
        <w:p w14:paraId="46D5FD4E" w14:textId="546A6691" w:rsidR="00086052" w:rsidRDefault="00086052">
          <w:pPr>
            <w:pStyle w:val="TDC1"/>
            <w:rPr>
              <w:rFonts w:asciiTheme="minorHAnsi" w:eastAsiaTheme="minorEastAsia" w:hAnsiTheme="minorHAnsi" w:cstheme="minorBidi"/>
              <w:noProof/>
              <w:kern w:val="2"/>
              <w:sz w:val="24"/>
              <w:szCs w:val="24"/>
              <w:lang w:eastAsia="es-ES"/>
              <w14:ligatures w14:val="standardContextual"/>
            </w:rPr>
          </w:pPr>
          <w:hyperlink w:anchor="_Toc192585552" w:history="1">
            <w:r w:rsidRPr="000D2108">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0D2108">
              <w:rPr>
                <w:rStyle w:val="Hipervnculo"/>
                <w:rFonts w:ascii="Arial" w:hAnsi="Arial" w:cs="Arial"/>
                <w:noProof/>
              </w:rPr>
              <w:t>ALCANCE</w:t>
            </w:r>
            <w:r>
              <w:rPr>
                <w:noProof/>
                <w:webHidden/>
              </w:rPr>
              <w:tab/>
            </w:r>
            <w:r>
              <w:rPr>
                <w:noProof/>
                <w:webHidden/>
              </w:rPr>
              <w:fldChar w:fldCharType="begin"/>
            </w:r>
            <w:r>
              <w:rPr>
                <w:noProof/>
                <w:webHidden/>
              </w:rPr>
              <w:instrText xml:space="preserve"> PAGEREF _Toc192585552 \h </w:instrText>
            </w:r>
            <w:r>
              <w:rPr>
                <w:noProof/>
                <w:webHidden/>
              </w:rPr>
            </w:r>
            <w:r>
              <w:rPr>
                <w:noProof/>
                <w:webHidden/>
              </w:rPr>
              <w:fldChar w:fldCharType="separate"/>
            </w:r>
            <w:r w:rsidR="00940315">
              <w:rPr>
                <w:noProof/>
                <w:webHidden/>
              </w:rPr>
              <w:t>4</w:t>
            </w:r>
            <w:r>
              <w:rPr>
                <w:noProof/>
                <w:webHidden/>
              </w:rPr>
              <w:fldChar w:fldCharType="end"/>
            </w:r>
          </w:hyperlink>
        </w:p>
        <w:p w14:paraId="1A637414" w14:textId="0AB68EA4" w:rsidR="00086052" w:rsidRDefault="00086052">
          <w:pPr>
            <w:pStyle w:val="TDC1"/>
            <w:rPr>
              <w:rFonts w:asciiTheme="minorHAnsi" w:eastAsiaTheme="minorEastAsia" w:hAnsiTheme="minorHAnsi" w:cstheme="minorBidi"/>
              <w:noProof/>
              <w:kern w:val="2"/>
              <w:sz w:val="24"/>
              <w:szCs w:val="24"/>
              <w:lang w:eastAsia="es-ES"/>
              <w14:ligatures w14:val="standardContextual"/>
            </w:rPr>
          </w:pPr>
          <w:hyperlink w:anchor="_Toc192585553" w:history="1">
            <w:r w:rsidRPr="000D2108">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0D2108">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_Toc192585553 \h </w:instrText>
            </w:r>
            <w:r>
              <w:rPr>
                <w:noProof/>
                <w:webHidden/>
              </w:rPr>
            </w:r>
            <w:r>
              <w:rPr>
                <w:noProof/>
                <w:webHidden/>
              </w:rPr>
              <w:fldChar w:fldCharType="separate"/>
            </w:r>
            <w:r w:rsidR="00940315">
              <w:rPr>
                <w:noProof/>
                <w:webHidden/>
              </w:rPr>
              <w:t>4</w:t>
            </w:r>
            <w:r>
              <w:rPr>
                <w:noProof/>
                <w:webHidden/>
              </w:rPr>
              <w:fldChar w:fldCharType="end"/>
            </w:r>
          </w:hyperlink>
        </w:p>
        <w:p w14:paraId="7468D577" w14:textId="23D6222C" w:rsidR="00086052" w:rsidRDefault="00086052">
          <w:pPr>
            <w:pStyle w:val="TDC1"/>
            <w:rPr>
              <w:rFonts w:asciiTheme="minorHAnsi" w:eastAsiaTheme="minorEastAsia" w:hAnsiTheme="minorHAnsi" w:cstheme="minorBidi"/>
              <w:noProof/>
              <w:kern w:val="2"/>
              <w:sz w:val="24"/>
              <w:szCs w:val="24"/>
              <w:lang w:eastAsia="es-ES"/>
              <w14:ligatures w14:val="standardContextual"/>
            </w:rPr>
          </w:pPr>
          <w:hyperlink w:anchor="_Toc192585554" w:history="1">
            <w:r w:rsidRPr="000D2108">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0D2108">
              <w:rPr>
                <w:rStyle w:val="Hipervnculo"/>
                <w:rFonts w:ascii="Arial" w:hAnsi="Arial" w:cs="Arial"/>
                <w:noProof/>
              </w:rPr>
              <w:t>ROLES</w:t>
            </w:r>
            <w:r>
              <w:rPr>
                <w:noProof/>
                <w:webHidden/>
              </w:rPr>
              <w:tab/>
            </w:r>
            <w:r>
              <w:rPr>
                <w:noProof/>
                <w:webHidden/>
              </w:rPr>
              <w:fldChar w:fldCharType="begin"/>
            </w:r>
            <w:r>
              <w:rPr>
                <w:noProof/>
                <w:webHidden/>
              </w:rPr>
              <w:instrText xml:space="preserve"> PAGEREF _Toc192585554 \h </w:instrText>
            </w:r>
            <w:r>
              <w:rPr>
                <w:noProof/>
                <w:webHidden/>
              </w:rPr>
            </w:r>
            <w:r>
              <w:rPr>
                <w:noProof/>
                <w:webHidden/>
              </w:rPr>
              <w:fldChar w:fldCharType="separate"/>
            </w:r>
            <w:r w:rsidR="00940315">
              <w:rPr>
                <w:noProof/>
                <w:webHidden/>
              </w:rPr>
              <w:t>4</w:t>
            </w:r>
            <w:r>
              <w:rPr>
                <w:noProof/>
                <w:webHidden/>
              </w:rPr>
              <w:fldChar w:fldCharType="end"/>
            </w:r>
          </w:hyperlink>
        </w:p>
        <w:p w14:paraId="74D22AE4" w14:textId="68AB1873" w:rsidR="00086052" w:rsidRDefault="00086052">
          <w:pPr>
            <w:pStyle w:val="TDC1"/>
            <w:rPr>
              <w:rFonts w:asciiTheme="minorHAnsi" w:eastAsiaTheme="minorEastAsia" w:hAnsiTheme="minorHAnsi" w:cstheme="minorBidi"/>
              <w:noProof/>
              <w:kern w:val="2"/>
              <w:sz w:val="24"/>
              <w:szCs w:val="24"/>
              <w:lang w:eastAsia="es-ES"/>
              <w14:ligatures w14:val="standardContextual"/>
            </w:rPr>
          </w:pPr>
          <w:hyperlink w:anchor="_Toc192585555" w:history="1">
            <w:r w:rsidRPr="000D2108">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0D2108">
              <w:rPr>
                <w:rStyle w:val="Hipervnculo"/>
                <w:rFonts w:ascii="Arial" w:hAnsi="Arial" w:cs="Arial"/>
                <w:noProof/>
              </w:rPr>
              <w:t>GESTIÓN DE LAS COMUNICACIONES</w:t>
            </w:r>
            <w:r>
              <w:rPr>
                <w:noProof/>
                <w:webHidden/>
              </w:rPr>
              <w:tab/>
            </w:r>
            <w:r>
              <w:rPr>
                <w:noProof/>
                <w:webHidden/>
              </w:rPr>
              <w:fldChar w:fldCharType="begin"/>
            </w:r>
            <w:r>
              <w:rPr>
                <w:noProof/>
                <w:webHidden/>
              </w:rPr>
              <w:instrText xml:space="preserve"> PAGEREF _Toc192585555 \h </w:instrText>
            </w:r>
            <w:r>
              <w:rPr>
                <w:noProof/>
                <w:webHidden/>
              </w:rPr>
            </w:r>
            <w:r>
              <w:rPr>
                <w:noProof/>
                <w:webHidden/>
              </w:rPr>
              <w:fldChar w:fldCharType="separate"/>
            </w:r>
            <w:r w:rsidR="00940315">
              <w:rPr>
                <w:noProof/>
                <w:webHidden/>
              </w:rPr>
              <w:t>4</w:t>
            </w:r>
            <w:r>
              <w:rPr>
                <w:noProof/>
                <w:webHidden/>
              </w:rPr>
              <w:fldChar w:fldCharType="end"/>
            </w:r>
          </w:hyperlink>
        </w:p>
        <w:p w14:paraId="3DC465FD" w14:textId="54186E3E" w:rsidR="00086052" w:rsidRDefault="00086052">
          <w:pPr>
            <w:pStyle w:val="TDC2"/>
            <w:rPr>
              <w:rFonts w:asciiTheme="minorHAnsi" w:eastAsiaTheme="minorEastAsia" w:hAnsiTheme="minorHAnsi" w:cstheme="minorBidi"/>
              <w:noProof/>
              <w:kern w:val="2"/>
              <w:sz w:val="24"/>
              <w:szCs w:val="24"/>
              <w:lang w:eastAsia="es-ES"/>
              <w14:ligatures w14:val="standardContextual"/>
            </w:rPr>
          </w:pPr>
          <w:hyperlink w:anchor="_Toc192585556" w:history="1">
            <w:r w:rsidRPr="000D2108">
              <w:rPr>
                <w:rStyle w:val="Hipervnculo"/>
                <w:rFonts w:ascii="Arial" w:hAnsi="Arial" w:cs="Arial"/>
                <w:noProof/>
              </w:rPr>
              <w:t>5.1</w:t>
            </w:r>
            <w:r>
              <w:rPr>
                <w:rFonts w:asciiTheme="minorHAnsi" w:eastAsiaTheme="minorEastAsia" w:hAnsiTheme="minorHAnsi" w:cstheme="minorBidi"/>
                <w:noProof/>
                <w:kern w:val="2"/>
                <w:sz w:val="24"/>
                <w:szCs w:val="24"/>
                <w:lang w:eastAsia="es-ES"/>
                <w14:ligatures w14:val="standardContextual"/>
              </w:rPr>
              <w:tab/>
            </w:r>
            <w:r w:rsidRPr="000D2108">
              <w:rPr>
                <w:rStyle w:val="Hipervnculo"/>
                <w:rFonts w:ascii="Arial" w:hAnsi="Arial" w:cs="Arial"/>
                <w:noProof/>
              </w:rPr>
              <w:t>Controles de red</w:t>
            </w:r>
            <w:r>
              <w:rPr>
                <w:noProof/>
                <w:webHidden/>
              </w:rPr>
              <w:tab/>
            </w:r>
            <w:r>
              <w:rPr>
                <w:noProof/>
                <w:webHidden/>
              </w:rPr>
              <w:fldChar w:fldCharType="begin"/>
            </w:r>
            <w:r>
              <w:rPr>
                <w:noProof/>
                <w:webHidden/>
              </w:rPr>
              <w:instrText xml:space="preserve"> PAGEREF _Toc192585556 \h </w:instrText>
            </w:r>
            <w:r>
              <w:rPr>
                <w:noProof/>
                <w:webHidden/>
              </w:rPr>
            </w:r>
            <w:r>
              <w:rPr>
                <w:noProof/>
                <w:webHidden/>
              </w:rPr>
              <w:fldChar w:fldCharType="separate"/>
            </w:r>
            <w:r w:rsidR="00940315">
              <w:rPr>
                <w:noProof/>
                <w:webHidden/>
              </w:rPr>
              <w:t>5</w:t>
            </w:r>
            <w:r>
              <w:rPr>
                <w:noProof/>
                <w:webHidden/>
              </w:rPr>
              <w:fldChar w:fldCharType="end"/>
            </w:r>
          </w:hyperlink>
        </w:p>
        <w:p w14:paraId="328969D0" w14:textId="5CDF7F18" w:rsidR="00086052" w:rsidRDefault="00086052">
          <w:pPr>
            <w:pStyle w:val="TDC2"/>
            <w:rPr>
              <w:rFonts w:asciiTheme="minorHAnsi" w:eastAsiaTheme="minorEastAsia" w:hAnsiTheme="minorHAnsi" w:cstheme="minorBidi"/>
              <w:noProof/>
              <w:kern w:val="2"/>
              <w:sz w:val="24"/>
              <w:szCs w:val="24"/>
              <w:lang w:eastAsia="es-ES"/>
              <w14:ligatures w14:val="standardContextual"/>
            </w:rPr>
          </w:pPr>
          <w:hyperlink w:anchor="_Toc192585557" w:history="1">
            <w:r w:rsidRPr="000D2108">
              <w:rPr>
                <w:rStyle w:val="Hipervnculo"/>
                <w:rFonts w:ascii="Arial" w:hAnsi="Arial" w:cs="Arial"/>
                <w:noProof/>
              </w:rPr>
              <w:t>5.2</w:t>
            </w:r>
            <w:r>
              <w:rPr>
                <w:rFonts w:asciiTheme="minorHAnsi" w:eastAsiaTheme="minorEastAsia" w:hAnsiTheme="minorHAnsi" w:cstheme="minorBidi"/>
                <w:noProof/>
                <w:kern w:val="2"/>
                <w:sz w:val="24"/>
                <w:szCs w:val="24"/>
                <w:lang w:eastAsia="es-ES"/>
                <w14:ligatures w14:val="standardContextual"/>
              </w:rPr>
              <w:tab/>
            </w:r>
            <w:r w:rsidRPr="000D2108">
              <w:rPr>
                <w:rStyle w:val="Hipervnculo"/>
                <w:rFonts w:ascii="Arial" w:hAnsi="Arial" w:cs="Arial"/>
                <w:noProof/>
              </w:rPr>
              <w:t>Controles técnicos</w:t>
            </w:r>
            <w:r>
              <w:rPr>
                <w:noProof/>
                <w:webHidden/>
              </w:rPr>
              <w:tab/>
            </w:r>
            <w:r>
              <w:rPr>
                <w:noProof/>
                <w:webHidden/>
              </w:rPr>
              <w:fldChar w:fldCharType="begin"/>
            </w:r>
            <w:r>
              <w:rPr>
                <w:noProof/>
                <w:webHidden/>
              </w:rPr>
              <w:instrText xml:space="preserve"> PAGEREF _Toc192585557 \h </w:instrText>
            </w:r>
            <w:r>
              <w:rPr>
                <w:noProof/>
                <w:webHidden/>
              </w:rPr>
            </w:r>
            <w:r>
              <w:rPr>
                <w:noProof/>
                <w:webHidden/>
              </w:rPr>
              <w:fldChar w:fldCharType="separate"/>
            </w:r>
            <w:r w:rsidR="00940315">
              <w:rPr>
                <w:noProof/>
                <w:webHidden/>
              </w:rPr>
              <w:t>5</w:t>
            </w:r>
            <w:r>
              <w:rPr>
                <w:noProof/>
                <w:webHidden/>
              </w:rPr>
              <w:fldChar w:fldCharType="end"/>
            </w:r>
          </w:hyperlink>
        </w:p>
        <w:p w14:paraId="5CAD0E4D" w14:textId="120B352C" w:rsidR="00086052" w:rsidRDefault="00086052">
          <w:pPr>
            <w:pStyle w:val="TDC2"/>
            <w:rPr>
              <w:rFonts w:asciiTheme="minorHAnsi" w:eastAsiaTheme="minorEastAsia" w:hAnsiTheme="minorHAnsi" w:cstheme="minorBidi"/>
              <w:noProof/>
              <w:kern w:val="2"/>
              <w:sz w:val="24"/>
              <w:szCs w:val="24"/>
              <w:lang w:eastAsia="es-ES"/>
              <w14:ligatures w14:val="standardContextual"/>
            </w:rPr>
          </w:pPr>
          <w:hyperlink w:anchor="_Toc192585558" w:history="1">
            <w:r w:rsidRPr="000D2108">
              <w:rPr>
                <w:rStyle w:val="Hipervnculo"/>
                <w:rFonts w:ascii="Arial" w:hAnsi="Arial" w:cs="Arial"/>
                <w:noProof/>
              </w:rPr>
              <w:t>5.3</w:t>
            </w:r>
            <w:r>
              <w:rPr>
                <w:rFonts w:asciiTheme="minorHAnsi" w:eastAsiaTheme="minorEastAsia" w:hAnsiTheme="minorHAnsi" w:cstheme="minorBidi"/>
                <w:noProof/>
                <w:kern w:val="2"/>
                <w:sz w:val="24"/>
                <w:szCs w:val="24"/>
                <w:lang w:eastAsia="es-ES"/>
                <w14:ligatures w14:val="standardContextual"/>
              </w:rPr>
              <w:tab/>
            </w:r>
            <w:r w:rsidRPr="000D2108">
              <w:rPr>
                <w:rStyle w:val="Hipervnculo"/>
                <w:rFonts w:ascii="Arial" w:hAnsi="Arial" w:cs="Arial"/>
                <w:noProof/>
              </w:rPr>
              <w:t>Segregación de redes</w:t>
            </w:r>
            <w:r>
              <w:rPr>
                <w:noProof/>
                <w:webHidden/>
              </w:rPr>
              <w:tab/>
            </w:r>
            <w:r>
              <w:rPr>
                <w:noProof/>
                <w:webHidden/>
              </w:rPr>
              <w:fldChar w:fldCharType="begin"/>
            </w:r>
            <w:r>
              <w:rPr>
                <w:noProof/>
                <w:webHidden/>
              </w:rPr>
              <w:instrText xml:space="preserve"> PAGEREF _Toc192585558 \h </w:instrText>
            </w:r>
            <w:r>
              <w:rPr>
                <w:noProof/>
                <w:webHidden/>
              </w:rPr>
            </w:r>
            <w:r>
              <w:rPr>
                <w:noProof/>
                <w:webHidden/>
              </w:rPr>
              <w:fldChar w:fldCharType="separate"/>
            </w:r>
            <w:r w:rsidR="00940315">
              <w:rPr>
                <w:noProof/>
                <w:webHidden/>
              </w:rPr>
              <w:t>6</w:t>
            </w:r>
            <w:r>
              <w:rPr>
                <w:noProof/>
                <w:webHidden/>
              </w:rPr>
              <w:fldChar w:fldCharType="end"/>
            </w:r>
          </w:hyperlink>
        </w:p>
        <w:p w14:paraId="760A9396" w14:textId="49952386" w:rsidR="00086052" w:rsidRDefault="00086052">
          <w:pPr>
            <w:pStyle w:val="TDC2"/>
            <w:rPr>
              <w:rFonts w:asciiTheme="minorHAnsi" w:eastAsiaTheme="minorEastAsia" w:hAnsiTheme="minorHAnsi" w:cstheme="minorBidi"/>
              <w:noProof/>
              <w:kern w:val="2"/>
              <w:sz w:val="24"/>
              <w:szCs w:val="24"/>
              <w:lang w:eastAsia="es-ES"/>
              <w14:ligatures w14:val="standardContextual"/>
            </w:rPr>
          </w:pPr>
          <w:hyperlink w:anchor="_Toc192585559" w:history="1">
            <w:r w:rsidRPr="000D2108">
              <w:rPr>
                <w:rStyle w:val="Hipervnculo"/>
                <w:rFonts w:ascii="Arial" w:hAnsi="Arial" w:cs="Arial"/>
                <w:noProof/>
              </w:rPr>
              <w:t>5.4</w:t>
            </w:r>
            <w:r>
              <w:rPr>
                <w:rFonts w:asciiTheme="minorHAnsi" w:eastAsiaTheme="minorEastAsia" w:hAnsiTheme="minorHAnsi" w:cstheme="minorBidi"/>
                <w:noProof/>
                <w:kern w:val="2"/>
                <w:sz w:val="24"/>
                <w:szCs w:val="24"/>
                <w:lang w:eastAsia="es-ES"/>
                <w14:ligatures w14:val="standardContextual"/>
              </w:rPr>
              <w:tab/>
            </w:r>
            <w:r w:rsidRPr="000D2108">
              <w:rPr>
                <w:rStyle w:val="Hipervnculo"/>
                <w:rFonts w:ascii="Arial" w:hAnsi="Arial" w:cs="Arial"/>
                <w:noProof/>
              </w:rPr>
              <w:t>Protección de redes de área local</w:t>
            </w:r>
            <w:r>
              <w:rPr>
                <w:noProof/>
                <w:webHidden/>
              </w:rPr>
              <w:tab/>
            </w:r>
            <w:r>
              <w:rPr>
                <w:noProof/>
                <w:webHidden/>
              </w:rPr>
              <w:fldChar w:fldCharType="begin"/>
            </w:r>
            <w:r>
              <w:rPr>
                <w:noProof/>
                <w:webHidden/>
              </w:rPr>
              <w:instrText xml:space="preserve"> PAGEREF _Toc192585559 \h </w:instrText>
            </w:r>
            <w:r>
              <w:rPr>
                <w:noProof/>
                <w:webHidden/>
              </w:rPr>
            </w:r>
            <w:r>
              <w:rPr>
                <w:noProof/>
                <w:webHidden/>
              </w:rPr>
              <w:fldChar w:fldCharType="separate"/>
            </w:r>
            <w:r w:rsidR="00940315">
              <w:rPr>
                <w:noProof/>
                <w:webHidden/>
              </w:rPr>
              <w:t>7</w:t>
            </w:r>
            <w:r>
              <w:rPr>
                <w:noProof/>
                <w:webHidden/>
              </w:rPr>
              <w:fldChar w:fldCharType="end"/>
            </w:r>
          </w:hyperlink>
        </w:p>
        <w:p w14:paraId="0ECCC5C0" w14:textId="56243EF4" w:rsidR="00086052" w:rsidRDefault="00086052">
          <w:pPr>
            <w:pStyle w:val="TDC2"/>
            <w:rPr>
              <w:rFonts w:asciiTheme="minorHAnsi" w:eastAsiaTheme="minorEastAsia" w:hAnsiTheme="minorHAnsi" w:cstheme="minorBidi"/>
              <w:noProof/>
              <w:kern w:val="2"/>
              <w:sz w:val="24"/>
              <w:szCs w:val="24"/>
              <w:lang w:eastAsia="es-ES"/>
              <w14:ligatures w14:val="standardContextual"/>
            </w:rPr>
          </w:pPr>
          <w:hyperlink w:anchor="_Toc192585560" w:history="1">
            <w:r w:rsidRPr="000D2108">
              <w:rPr>
                <w:rStyle w:val="Hipervnculo"/>
                <w:rFonts w:ascii="Arial" w:hAnsi="Arial" w:cs="Arial"/>
                <w:noProof/>
              </w:rPr>
              <w:t>5.5</w:t>
            </w:r>
            <w:r>
              <w:rPr>
                <w:rFonts w:asciiTheme="minorHAnsi" w:eastAsiaTheme="minorEastAsia" w:hAnsiTheme="minorHAnsi" w:cstheme="minorBidi"/>
                <w:noProof/>
                <w:kern w:val="2"/>
                <w:sz w:val="24"/>
                <w:szCs w:val="24"/>
                <w:lang w:eastAsia="es-ES"/>
                <w14:ligatures w14:val="standardContextual"/>
              </w:rPr>
              <w:tab/>
            </w:r>
            <w:r w:rsidRPr="000D2108">
              <w:rPr>
                <w:rStyle w:val="Hipervnculo"/>
                <w:rFonts w:ascii="Arial" w:hAnsi="Arial" w:cs="Arial"/>
                <w:noProof/>
              </w:rPr>
              <w:t>Protección de redes extensa</w:t>
            </w:r>
            <w:r>
              <w:rPr>
                <w:noProof/>
                <w:webHidden/>
              </w:rPr>
              <w:tab/>
            </w:r>
            <w:r>
              <w:rPr>
                <w:noProof/>
                <w:webHidden/>
              </w:rPr>
              <w:fldChar w:fldCharType="begin"/>
            </w:r>
            <w:r>
              <w:rPr>
                <w:noProof/>
                <w:webHidden/>
              </w:rPr>
              <w:instrText xml:space="preserve"> PAGEREF _Toc192585560 \h </w:instrText>
            </w:r>
            <w:r>
              <w:rPr>
                <w:noProof/>
                <w:webHidden/>
              </w:rPr>
            </w:r>
            <w:r>
              <w:rPr>
                <w:noProof/>
                <w:webHidden/>
              </w:rPr>
              <w:fldChar w:fldCharType="separate"/>
            </w:r>
            <w:r w:rsidR="00940315">
              <w:rPr>
                <w:noProof/>
                <w:webHidden/>
              </w:rPr>
              <w:t>8</w:t>
            </w:r>
            <w:r>
              <w:rPr>
                <w:noProof/>
                <w:webHidden/>
              </w:rPr>
              <w:fldChar w:fldCharType="end"/>
            </w:r>
          </w:hyperlink>
        </w:p>
        <w:p w14:paraId="60CB0BB9" w14:textId="7B734909" w:rsidR="00086052" w:rsidRDefault="00086052">
          <w:pPr>
            <w:pStyle w:val="TDC2"/>
            <w:rPr>
              <w:rFonts w:asciiTheme="minorHAnsi" w:eastAsiaTheme="minorEastAsia" w:hAnsiTheme="minorHAnsi" w:cstheme="minorBidi"/>
              <w:noProof/>
              <w:kern w:val="2"/>
              <w:sz w:val="24"/>
              <w:szCs w:val="24"/>
              <w:lang w:eastAsia="es-ES"/>
              <w14:ligatures w14:val="standardContextual"/>
            </w:rPr>
          </w:pPr>
          <w:hyperlink w:anchor="_Toc192585561" w:history="1">
            <w:r w:rsidRPr="000D2108">
              <w:rPr>
                <w:rStyle w:val="Hipervnculo"/>
                <w:rFonts w:ascii="Arial" w:hAnsi="Arial" w:cs="Arial"/>
                <w:noProof/>
              </w:rPr>
              <w:t>5.6</w:t>
            </w:r>
            <w:r>
              <w:rPr>
                <w:rFonts w:asciiTheme="minorHAnsi" w:eastAsiaTheme="minorEastAsia" w:hAnsiTheme="minorHAnsi" w:cstheme="minorBidi"/>
                <w:noProof/>
                <w:kern w:val="2"/>
                <w:sz w:val="24"/>
                <w:szCs w:val="24"/>
                <w:lang w:eastAsia="es-ES"/>
                <w14:ligatures w14:val="standardContextual"/>
              </w:rPr>
              <w:tab/>
            </w:r>
            <w:r w:rsidRPr="000D2108">
              <w:rPr>
                <w:rStyle w:val="Hipervnculo"/>
                <w:rFonts w:ascii="Arial" w:hAnsi="Arial" w:cs="Arial"/>
                <w:noProof/>
              </w:rPr>
              <w:t>Protección de redes inalámbricas</w:t>
            </w:r>
            <w:r>
              <w:rPr>
                <w:noProof/>
                <w:webHidden/>
              </w:rPr>
              <w:tab/>
            </w:r>
            <w:r>
              <w:rPr>
                <w:noProof/>
                <w:webHidden/>
              </w:rPr>
              <w:fldChar w:fldCharType="begin"/>
            </w:r>
            <w:r>
              <w:rPr>
                <w:noProof/>
                <w:webHidden/>
              </w:rPr>
              <w:instrText xml:space="preserve"> PAGEREF _Toc192585561 \h </w:instrText>
            </w:r>
            <w:r>
              <w:rPr>
                <w:noProof/>
                <w:webHidden/>
              </w:rPr>
            </w:r>
            <w:r>
              <w:rPr>
                <w:noProof/>
                <w:webHidden/>
              </w:rPr>
              <w:fldChar w:fldCharType="separate"/>
            </w:r>
            <w:r w:rsidR="00940315">
              <w:rPr>
                <w:noProof/>
                <w:webHidden/>
              </w:rPr>
              <w:t>8</w:t>
            </w:r>
            <w:r>
              <w:rPr>
                <w:noProof/>
                <w:webHidden/>
              </w:rPr>
              <w:fldChar w:fldCharType="end"/>
            </w:r>
          </w:hyperlink>
        </w:p>
        <w:p w14:paraId="688DA227" w14:textId="13DD43B9" w:rsidR="00086052" w:rsidRDefault="00086052">
          <w:pPr>
            <w:pStyle w:val="TDC1"/>
            <w:rPr>
              <w:rFonts w:asciiTheme="minorHAnsi" w:eastAsiaTheme="minorEastAsia" w:hAnsiTheme="minorHAnsi" w:cstheme="minorBidi"/>
              <w:noProof/>
              <w:kern w:val="2"/>
              <w:sz w:val="24"/>
              <w:szCs w:val="24"/>
              <w:lang w:eastAsia="es-ES"/>
              <w14:ligatures w14:val="standardContextual"/>
            </w:rPr>
          </w:pPr>
          <w:hyperlink w:anchor="_Toc192585562" w:history="1">
            <w:r w:rsidRPr="000D2108">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0D2108">
              <w:rPr>
                <w:rStyle w:val="Hipervnculo"/>
                <w:rFonts w:ascii="Arial" w:hAnsi="Arial" w:cs="Arial"/>
                <w:noProof/>
              </w:rPr>
              <w:t>GESTIÓN DE PERMISOS EN RED</w:t>
            </w:r>
            <w:r>
              <w:rPr>
                <w:noProof/>
                <w:webHidden/>
              </w:rPr>
              <w:tab/>
            </w:r>
            <w:r>
              <w:rPr>
                <w:noProof/>
                <w:webHidden/>
              </w:rPr>
              <w:fldChar w:fldCharType="begin"/>
            </w:r>
            <w:r>
              <w:rPr>
                <w:noProof/>
                <w:webHidden/>
              </w:rPr>
              <w:instrText xml:space="preserve"> PAGEREF _Toc192585562 \h </w:instrText>
            </w:r>
            <w:r>
              <w:rPr>
                <w:noProof/>
                <w:webHidden/>
              </w:rPr>
            </w:r>
            <w:r>
              <w:rPr>
                <w:noProof/>
                <w:webHidden/>
              </w:rPr>
              <w:fldChar w:fldCharType="separate"/>
            </w:r>
            <w:r w:rsidR="00940315">
              <w:rPr>
                <w:noProof/>
                <w:webHidden/>
              </w:rPr>
              <w:t>9</w:t>
            </w:r>
            <w:r>
              <w:rPr>
                <w:noProof/>
                <w:webHidden/>
              </w:rPr>
              <w:fldChar w:fldCharType="end"/>
            </w:r>
          </w:hyperlink>
        </w:p>
        <w:p w14:paraId="1C92AC3B" w14:textId="6887C852" w:rsidR="00086052" w:rsidRDefault="00086052">
          <w:pPr>
            <w:pStyle w:val="TDC1"/>
            <w:rPr>
              <w:rFonts w:asciiTheme="minorHAnsi" w:eastAsiaTheme="minorEastAsia" w:hAnsiTheme="minorHAnsi" w:cstheme="minorBidi"/>
              <w:noProof/>
              <w:kern w:val="2"/>
              <w:sz w:val="24"/>
              <w:szCs w:val="24"/>
              <w:lang w:eastAsia="es-ES"/>
              <w14:ligatures w14:val="standardContextual"/>
            </w:rPr>
          </w:pPr>
          <w:hyperlink w:anchor="_Toc192585563" w:history="1">
            <w:r w:rsidRPr="000D2108">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0D2108">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_Toc192585563 \h </w:instrText>
            </w:r>
            <w:r>
              <w:rPr>
                <w:noProof/>
                <w:webHidden/>
              </w:rPr>
            </w:r>
            <w:r>
              <w:rPr>
                <w:noProof/>
                <w:webHidden/>
              </w:rPr>
              <w:fldChar w:fldCharType="separate"/>
            </w:r>
            <w:r w:rsidR="00940315">
              <w:rPr>
                <w:noProof/>
                <w:webHidden/>
              </w:rPr>
              <w:t>9</w:t>
            </w:r>
            <w:r>
              <w:rPr>
                <w:noProof/>
                <w:webHidden/>
              </w:rPr>
              <w:fldChar w:fldCharType="end"/>
            </w:r>
          </w:hyperlink>
        </w:p>
        <w:p w14:paraId="41E602CA" w14:textId="3AD0596A" w:rsidR="00086052" w:rsidRDefault="00086052">
          <w:pPr>
            <w:pStyle w:val="TDC1"/>
            <w:rPr>
              <w:rFonts w:asciiTheme="minorHAnsi" w:eastAsiaTheme="minorEastAsia" w:hAnsiTheme="minorHAnsi" w:cstheme="minorBidi"/>
              <w:noProof/>
              <w:kern w:val="2"/>
              <w:sz w:val="24"/>
              <w:szCs w:val="24"/>
              <w:lang w:eastAsia="es-ES"/>
              <w14:ligatures w14:val="standardContextual"/>
            </w:rPr>
          </w:pPr>
          <w:hyperlink w:anchor="_Toc192585564" w:history="1">
            <w:r>
              <w:rPr>
                <w:noProof/>
                <w:webHidden/>
              </w:rPr>
              <w:tab/>
            </w:r>
            <w:r>
              <w:rPr>
                <w:noProof/>
                <w:webHidden/>
              </w:rPr>
              <w:fldChar w:fldCharType="begin"/>
            </w:r>
            <w:r>
              <w:rPr>
                <w:noProof/>
                <w:webHidden/>
              </w:rPr>
              <w:instrText xml:space="preserve"> PAGEREF _Toc192585564 \h </w:instrText>
            </w:r>
            <w:r>
              <w:rPr>
                <w:noProof/>
                <w:webHidden/>
              </w:rPr>
              <w:fldChar w:fldCharType="separate"/>
            </w:r>
            <w:r w:rsidR="00940315">
              <w:rPr>
                <w:b/>
                <w:bCs/>
                <w:noProof/>
                <w:webHidden/>
              </w:rPr>
              <w:t>¡Error! Marcador no definido.</w:t>
            </w:r>
            <w:r>
              <w:rPr>
                <w:noProof/>
                <w:webHidden/>
              </w:rPr>
              <w:fldChar w:fldCharType="end"/>
            </w:r>
          </w:hyperlink>
        </w:p>
        <w:p w14:paraId="252ACB7D" w14:textId="3005D16E" w:rsidR="006008F6" w:rsidRPr="00E66900" w:rsidRDefault="006008F6" w:rsidP="00E66900">
          <w:pPr>
            <w:spacing w:line="360" w:lineRule="auto"/>
            <w:rPr>
              <w:rFonts w:ascii="Arial" w:hAnsi="Arial" w:cs="Arial"/>
            </w:rPr>
          </w:pPr>
          <w:r w:rsidRPr="00E66900">
            <w:rPr>
              <w:rFonts w:ascii="Arial" w:hAnsi="Arial" w:cs="Arial"/>
              <w:b/>
              <w:bCs/>
            </w:rPr>
            <w:fldChar w:fldCharType="end"/>
          </w:r>
        </w:p>
      </w:sdtContent>
    </w:sdt>
    <w:p w14:paraId="548F84C1" w14:textId="2CB78B4A" w:rsidR="45093572" w:rsidRPr="00E66900" w:rsidRDefault="45093572" w:rsidP="00E66900">
      <w:pPr>
        <w:pStyle w:val="TDC1"/>
        <w:spacing w:line="360" w:lineRule="auto"/>
        <w:rPr>
          <w:rFonts w:ascii="Arial" w:hAnsi="Arial" w:cs="Arial"/>
        </w:rPr>
      </w:pPr>
      <w:r w:rsidRPr="00E66900">
        <w:rPr>
          <w:rFonts w:ascii="Arial" w:hAnsi="Arial" w:cs="Arial"/>
        </w:rPr>
        <w:fldChar w:fldCharType="begin"/>
      </w:r>
      <w:r w:rsidR="00813611" w:rsidRPr="00E66900">
        <w:rPr>
          <w:rFonts w:ascii="Arial" w:hAnsi="Arial" w:cs="Arial"/>
        </w:rPr>
        <w:instrText>TOC \o "1-3" \h \z \u</w:instrText>
      </w:r>
      <w:r w:rsidRPr="00E66900">
        <w:rPr>
          <w:rFonts w:ascii="Arial" w:hAnsi="Arial" w:cs="Arial"/>
        </w:rPr>
        <w:fldChar w:fldCharType="end"/>
      </w:r>
    </w:p>
    <w:p w14:paraId="5253271A" w14:textId="13C3A757" w:rsidR="00813611" w:rsidRPr="00E66900" w:rsidRDefault="00813611" w:rsidP="00E66900">
      <w:pPr>
        <w:spacing w:line="360" w:lineRule="auto"/>
        <w:rPr>
          <w:rFonts w:ascii="Arial" w:hAnsi="Arial" w:cs="Arial"/>
        </w:rPr>
      </w:pPr>
    </w:p>
    <w:p w14:paraId="5B0FE590" w14:textId="77777777" w:rsidR="005432D9" w:rsidRPr="00E66900" w:rsidRDefault="005432D9" w:rsidP="00E66900">
      <w:pPr>
        <w:spacing w:line="360" w:lineRule="auto"/>
        <w:rPr>
          <w:rFonts w:ascii="Arial" w:hAnsi="Arial" w:cs="Arial"/>
        </w:rPr>
      </w:pPr>
      <w:r w:rsidRPr="00E66900">
        <w:rPr>
          <w:rFonts w:ascii="Arial" w:hAnsi="Arial" w:cs="Arial"/>
        </w:rPr>
        <w:br w:type="page"/>
      </w:r>
    </w:p>
    <w:p w14:paraId="05CB9F6A" w14:textId="73AC4550" w:rsidR="00CB58AF" w:rsidRPr="00E66900" w:rsidRDefault="00201FA0" w:rsidP="00E66900">
      <w:pPr>
        <w:pStyle w:val="Ttulo1"/>
        <w:spacing w:line="360" w:lineRule="auto"/>
        <w:ind w:left="573" w:hanging="431"/>
        <w:rPr>
          <w:rFonts w:ascii="Arial" w:hAnsi="Arial" w:cs="Arial"/>
          <w:color w:val="000000" w:themeColor="text1"/>
        </w:rPr>
      </w:pPr>
      <w:bookmarkStart w:id="1" w:name="_Toc46218502"/>
      <w:bookmarkStart w:id="2" w:name="_Toc46219030"/>
      <w:bookmarkStart w:id="3" w:name="_Toc132201114"/>
      <w:bookmarkStart w:id="4" w:name="_Toc192585551"/>
      <w:bookmarkStart w:id="5" w:name="_Toc465340396"/>
      <w:bookmarkStart w:id="6" w:name="_Toc467150901"/>
      <w:bookmarkEnd w:id="1"/>
      <w:bookmarkEnd w:id="2"/>
      <w:r w:rsidRPr="00E66900">
        <w:rPr>
          <w:rFonts w:ascii="Arial" w:hAnsi="Arial" w:cs="Arial"/>
          <w:caps w:val="0"/>
          <w:color w:val="000000" w:themeColor="text1"/>
        </w:rPr>
        <w:lastRenderedPageBreak/>
        <w:t>OBJETIVO</w:t>
      </w:r>
      <w:bookmarkEnd w:id="3"/>
      <w:bookmarkEnd w:id="4"/>
    </w:p>
    <w:p w14:paraId="159B8034" w14:textId="27D97D75" w:rsidR="006A0EE2" w:rsidRPr="00E66900" w:rsidRDefault="00307F71" w:rsidP="00E66900">
      <w:pPr>
        <w:spacing w:line="360" w:lineRule="auto"/>
        <w:rPr>
          <w:rFonts w:ascii="Arial" w:hAnsi="Arial" w:cs="Arial"/>
        </w:rPr>
      </w:pPr>
      <w:r w:rsidRPr="00E66900">
        <w:rPr>
          <w:rFonts w:ascii="Arial" w:hAnsi="Arial" w:cs="Arial"/>
        </w:rPr>
        <w:t>El objeto del presente docum</w:t>
      </w:r>
      <w:r w:rsidR="00010EDF" w:rsidRPr="00E66900">
        <w:rPr>
          <w:rFonts w:ascii="Arial" w:hAnsi="Arial" w:cs="Arial"/>
        </w:rPr>
        <w:t>ento es establecer las medidas de seguridad oportunas que permitan fortalecer las redes de comunicación de</w:t>
      </w:r>
      <w:r w:rsidRPr="00E66900">
        <w:rPr>
          <w:rFonts w:ascii="Arial" w:hAnsi="Arial" w:cs="Arial"/>
        </w:rPr>
        <w:t xml:space="preserve"> </w:t>
      </w:r>
      <w:r w:rsidR="003B555A" w:rsidRPr="00E66900">
        <w:rPr>
          <w:rFonts w:ascii="Arial" w:hAnsi="Arial" w:cs="Arial"/>
        </w:rPr>
        <w:t xml:space="preserve">SPIKA TECH. </w:t>
      </w:r>
      <w:r w:rsidR="00010EDF" w:rsidRPr="00E66900">
        <w:rPr>
          <w:rFonts w:ascii="Arial" w:hAnsi="Arial" w:cs="Arial"/>
        </w:rPr>
        <w:t xml:space="preserve"> Es esencial que se fijen los mecanismos que protejan la confidencialidad, integridad y disponibilidad de la información que transcurren por las redes </w:t>
      </w:r>
      <w:r w:rsidR="003B555A" w:rsidRPr="00E66900">
        <w:rPr>
          <w:rFonts w:ascii="Arial" w:hAnsi="Arial" w:cs="Arial"/>
        </w:rPr>
        <w:t>de SPIKA TECH, describiéndose</w:t>
      </w:r>
      <w:r w:rsidR="00010EDF" w:rsidRPr="00E66900">
        <w:rPr>
          <w:rFonts w:ascii="Arial" w:hAnsi="Arial" w:cs="Arial"/>
        </w:rPr>
        <w:t xml:space="preserve"> para ello en el presente procedimiento las medidas técnicas y organizativas a seguir. </w:t>
      </w:r>
    </w:p>
    <w:p w14:paraId="2797616F" w14:textId="3FA41E8E" w:rsidR="00CA16CF" w:rsidRPr="00E66900" w:rsidRDefault="00201FA0" w:rsidP="00E66900">
      <w:pPr>
        <w:pStyle w:val="Ttulo1"/>
        <w:spacing w:line="360" w:lineRule="auto"/>
        <w:ind w:left="573" w:hanging="431"/>
        <w:rPr>
          <w:rFonts w:ascii="Arial" w:hAnsi="Arial" w:cs="Arial"/>
          <w:caps w:val="0"/>
        </w:rPr>
      </w:pPr>
      <w:bookmarkStart w:id="7" w:name="_Toc132201115"/>
      <w:bookmarkStart w:id="8" w:name="_Toc192585552"/>
      <w:bookmarkStart w:id="9" w:name="_Toc61878493"/>
      <w:r w:rsidRPr="00E66900">
        <w:rPr>
          <w:rFonts w:ascii="Arial" w:hAnsi="Arial" w:cs="Arial"/>
          <w:caps w:val="0"/>
          <w:color w:val="000000" w:themeColor="text1"/>
        </w:rPr>
        <w:t>ALCANCE</w:t>
      </w:r>
      <w:bookmarkEnd w:id="7"/>
      <w:bookmarkEnd w:id="8"/>
      <w:r w:rsidR="00CA16CF" w:rsidRPr="00E66900">
        <w:rPr>
          <w:rFonts w:ascii="Arial" w:hAnsi="Arial" w:cs="Arial"/>
          <w:caps w:val="0"/>
        </w:rPr>
        <w:t xml:space="preserve"> </w:t>
      </w:r>
    </w:p>
    <w:p w14:paraId="0A8E07B5" w14:textId="3BCA2942" w:rsidR="00DB031B" w:rsidRPr="00E66900" w:rsidRDefault="00DB031B" w:rsidP="00E66900">
      <w:pPr>
        <w:spacing w:line="360" w:lineRule="auto"/>
        <w:rPr>
          <w:rFonts w:ascii="Arial" w:hAnsi="Arial" w:cs="Arial"/>
        </w:rPr>
      </w:pPr>
      <w:bookmarkStart w:id="10" w:name="_Toc61878509"/>
      <w:bookmarkStart w:id="11" w:name="_Toc132199736"/>
      <w:bookmarkStart w:id="12" w:name="_Toc132200083"/>
      <w:bookmarkStart w:id="13" w:name="_Toc132200255"/>
      <w:bookmarkStart w:id="14" w:name="_Toc132201117"/>
      <w:bookmarkStart w:id="15" w:name="_Toc132202734"/>
      <w:bookmarkStart w:id="16" w:name="_Toc132203565"/>
      <w:bookmarkStart w:id="17" w:name="_Toc132211782"/>
      <w:bookmarkStart w:id="18" w:name="_Hlk39076099"/>
      <w:bookmarkEnd w:id="5"/>
      <w:bookmarkEnd w:id="6"/>
      <w:bookmarkEnd w:id="9"/>
      <w:bookmarkEnd w:id="10"/>
      <w:bookmarkEnd w:id="11"/>
      <w:bookmarkEnd w:id="12"/>
      <w:bookmarkEnd w:id="13"/>
      <w:bookmarkEnd w:id="14"/>
      <w:bookmarkEnd w:id="15"/>
      <w:bookmarkEnd w:id="16"/>
      <w:bookmarkEnd w:id="17"/>
      <w:r w:rsidRPr="00E66900">
        <w:rPr>
          <w:rFonts w:ascii="Arial" w:hAnsi="Arial" w:cs="Arial"/>
        </w:rPr>
        <w:t xml:space="preserve">Este procedimiento se aplica en todos los sistemas de información que dan soporte a los </w:t>
      </w:r>
      <w:r w:rsidR="00C743DB" w:rsidRPr="00E66900">
        <w:rPr>
          <w:rFonts w:ascii="Arial" w:hAnsi="Arial" w:cs="Arial"/>
        </w:rPr>
        <w:t xml:space="preserve">servicios </w:t>
      </w:r>
      <w:r w:rsidR="003B555A" w:rsidRPr="00E66900">
        <w:rPr>
          <w:rFonts w:ascii="Arial" w:hAnsi="Arial" w:cs="Arial"/>
        </w:rPr>
        <w:t xml:space="preserve">de SPIKA TECH. </w:t>
      </w:r>
      <w:r w:rsidR="00FE231F" w:rsidRPr="00E66900">
        <w:rPr>
          <w:rFonts w:ascii="Arial" w:hAnsi="Arial" w:cs="Arial"/>
        </w:rPr>
        <w:t xml:space="preserve">Asimismo, es de obligado cumplimiento para todos aquellos usuarios que, de manera permanente o eventual, presten sus servicios dentro </w:t>
      </w:r>
      <w:r w:rsidR="003B555A" w:rsidRPr="00E66900">
        <w:rPr>
          <w:rFonts w:ascii="Arial" w:hAnsi="Arial" w:cs="Arial"/>
        </w:rPr>
        <w:t>de SPIKA TECH</w:t>
      </w:r>
      <w:r w:rsidR="00FE231F" w:rsidRPr="00E66900">
        <w:rPr>
          <w:rFonts w:ascii="Arial" w:hAnsi="Arial" w:cs="Arial"/>
        </w:rPr>
        <w:t xml:space="preserve"> y cuando manejen sistemas de redes y comunicaciones que queden bajo el alcance del presente procedimiento. </w:t>
      </w:r>
    </w:p>
    <w:p w14:paraId="04908D98" w14:textId="6C804AB9" w:rsidR="7D268E8C" w:rsidRPr="00E66900" w:rsidRDefault="006F505E" w:rsidP="00E66900">
      <w:pPr>
        <w:pStyle w:val="Ttulo1"/>
        <w:spacing w:line="360" w:lineRule="auto"/>
        <w:rPr>
          <w:rFonts w:ascii="Arial" w:eastAsiaTheme="minorEastAsia" w:hAnsi="Arial" w:cs="Arial"/>
          <w:caps w:val="0"/>
          <w:color w:val="auto"/>
        </w:rPr>
      </w:pPr>
      <w:bookmarkStart w:id="19" w:name="_Toc192585553"/>
      <w:r w:rsidRPr="00E66900">
        <w:rPr>
          <w:rFonts w:ascii="Arial" w:eastAsiaTheme="minorEastAsia" w:hAnsi="Arial" w:cs="Arial"/>
          <w:caps w:val="0"/>
          <w:color w:val="auto"/>
        </w:rPr>
        <w:t>NORMATIVA APLICABLE</w:t>
      </w:r>
      <w:bookmarkEnd w:id="19"/>
    </w:p>
    <w:p w14:paraId="6BC560A7" w14:textId="1C0E4699" w:rsidR="00206C56" w:rsidRPr="00E66900" w:rsidRDefault="006F505E" w:rsidP="00E66900">
      <w:pPr>
        <w:spacing w:line="360" w:lineRule="auto"/>
        <w:rPr>
          <w:rFonts w:ascii="Arial" w:hAnsi="Arial" w:cs="Arial"/>
        </w:rPr>
      </w:pPr>
      <w:r w:rsidRPr="00E66900">
        <w:rPr>
          <w:rFonts w:ascii="Arial" w:hAnsi="Arial" w:cs="Arial"/>
        </w:rPr>
        <w:t xml:space="preserve">Es aplicable toda la normativa establecida en el documento de </w:t>
      </w:r>
      <w:r w:rsidR="003B555A" w:rsidRPr="00E66900">
        <w:rPr>
          <w:rFonts w:ascii="Arial" w:hAnsi="Arial" w:cs="Arial"/>
          <w:b/>
        </w:rPr>
        <w:t>RGS_1 NORMATIVA APLICABLE</w:t>
      </w:r>
      <w:r w:rsidRPr="00E66900">
        <w:rPr>
          <w:rFonts w:ascii="Arial" w:hAnsi="Arial" w:cs="Arial"/>
        </w:rPr>
        <w:t xml:space="preserve">, que se actualizara de forma periódica Las Políticas, Normas y Procedimientos dentro del </w:t>
      </w:r>
      <w:r w:rsidR="003B555A" w:rsidRPr="00E66900">
        <w:rPr>
          <w:rFonts w:ascii="Arial" w:hAnsi="Arial" w:cs="Arial"/>
        </w:rPr>
        <w:t xml:space="preserve">alcance. </w:t>
      </w:r>
      <w:r w:rsidRPr="00E66900">
        <w:rPr>
          <w:rFonts w:ascii="Arial" w:hAnsi="Arial" w:cs="Arial"/>
        </w:rPr>
        <w:t xml:space="preserve"> </w:t>
      </w:r>
    </w:p>
    <w:p w14:paraId="057CB1D7" w14:textId="04F5BED1" w:rsidR="00301649" w:rsidRPr="00E66900" w:rsidRDefault="00301649" w:rsidP="00E66900">
      <w:pPr>
        <w:pStyle w:val="Ttulo1"/>
        <w:spacing w:line="360" w:lineRule="auto"/>
        <w:rPr>
          <w:rFonts w:ascii="Arial" w:eastAsiaTheme="minorEastAsia" w:hAnsi="Arial" w:cs="Arial"/>
          <w:caps w:val="0"/>
          <w:color w:val="auto"/>
        </w:rPr>
      </w:pPr>
      <w:bookmarkStart w:id="20" w:name="_Toc192585554"/>
      <w:r w:rsidRPr="00E66900">
        <w:rPr>
          <w:rFonts w:ascii="Arial" w:eastAsiaTheme="minorEastAsia" w:hAnsi="Arial" w:cs="Arial"/>
          <w:caps w:val="0"/>
          <w:color w:val="auto"/>
        </w:rPr>
        <w:t>ROLES</w:t>
      </w:r>
      <w:bookmarkEnd w:id="20"/>
    </w:p>
    <w:p w14:paraId="41A10237" w14:textId="10EBAF00" w:rsidR="00D12D46" w:rsidRPr="00E66900" w:rsidRDefault="00420399" w:rsidP="52E7F8FE">
      <w:pPr>
        <w:pStyle w:val="Prrafodelista"/>
        <w:numPr>
          <w:ilvl w:val="0"/>
          <w:numId w:val="26"/>
        </w:numPr>
        <w:spacing w:after="120" w:line="360" w:lineRule="auto"/>
        <w:ind w:left="714" w:hanging="357"/>
        <w:rPr>
          <w:rFonts w:ascii="Arial" w:eastAsiaTheme="minorEastAsia" w:hAnsi="Arial" w:cs="Arial"/>
        </w:rPr>
      </w:pPr>
      <w:commentRangeStart w:id="21"/>
      <w:commentRangeStart w:id="22"/>
      <w:r w:rsidRPr="75F13C0A">
        <w:rPr>
          <w:rFonts w:ascii="Arial" w:hAnsi="Arial" w:cs="Arial"/>
          <w:b/>
          <w:bCs/>
        </w:rPr>
        <w:t xml:space="preserve">Área de </w:t>
      </w:r>
      <w:r w:rsidR="2B61AC52" w:rsidRPr="75F13C0A">
        <w:rPr>
          <w:rFonts w:ascii="Arial" w:hAnsi="Arial" w:cs="Arial"/>
          <w:b/>
          <w:bCs/>
        </w:rPr>
        <w:t>ciberseguridad</w:t>
      </w:r>
      <w:r w:rsidR="003B555A" w:rsidRPr="75F13C0A">
        <w:rPr>
          <w:rFonts w:ascii="Arial" w:hAnsi="Arial" w:cs="Arial"/>
          <w:b/>
          <w:bCs/>
        </w:rPr>
        <w:t>:</w:t>
      </w:r>
      <w:r w:rsidRPr="75F13C0A">
        <w:rPr>
          <w:rFonts w:ascii="Arial" w:hAnsi="Arial" w:cs="Arial"/>
          <w:b/>
          <w:bCs/>
        </w:rPr>
        <w:t xml:space="preserve"> </w:t>
      </w:r>
      <w:commentRangeEnd w:id="21"/>
      <w:r>
        <w:commentReference w:id="21"/>
      </w:r>
      <w:commentRangeEnd w:id="22"/>
      <w:r>
        <w:commentReference w:id="22"/>
      </w:r>
    </w:p>
    <w:p w14:paraId="3FA0BB78" w14:textId="5992CB92" w:rsidR="00420399" w:rsidRPr="00E66900" w:rsidRDefault="00420399" w:rsidP="00E66900">
      <w:pPr>
        <w:pStyle w:val="Prrafodelista"/>
        <w:numPr>
          <w:ilvl w:val="0"/>
          <w:numId w:val="29"/>
        </w:numPr>
        <w:spacing w:after="120" w:line="360" w:lineRule="auto"/>
        <w:contextualSpacing w:val="0"/>
        <w:rPr>
          <w:rFonts w:ascii="Arial" w:eastAsiaTheme="minorEastAsia" w:hAnsi="Arial" w:cs="Arial"/>
        </w:rPr>
      </w:pPr>
      <w:r w:rsidRPr="00E66900">
        <w:rPr>
          <w:rFonts w:ascii="Arial" w:eastAsiaTheme="minorEastAsia" w:hAnsi="Arial" w:cs="Arial"/>
        </w:rPr>
        <w:t xml:space="preserve">Realizar la configuración de los equipos de comunicaciones. </w:t>
      </w:r>
    </w:p>
    <w:p w14:paraId="309A81F7" w14:textId="77777777" w:rsidR="000B7CFF" w:rsidRDefault="00420399" w:rsidP="000B7CFF">
      <w:pPr>
        <w:pStyle w:val="Prrafodelista"/>
        <w:numPr>
          <w:ilvl w:val="0"/>
          <w:numId w:val="29"/>
        </w:numPr>
        <w:spacing w:after="120" w:line="360" w:lineRule="auto"/>
        <w:contextualSpacing w:val="0"/>
        <w:rPr>
          <w:rFonts w:ascii="Arial" w:eastAsiaTheme="minorEastAsia" w:hAnsi="Arial" w:cs="Arial"/>
        </w:rPr>
      </w:pPr>
      <w:r w:rsidRPr="00E66900">
        <w:rPr>
          <w:rFonts w:ascii="Arial" w:eastAsiaTheme="minorEastAsia" w:hAnsi="Arial" w:cs="Arial"/>
        </w:rPr>
        <w:t xml:space="preserve">Realizar la monitorización de las redes de comunicaciones. </w:t>
      </w:r>
    </w:p>
    <w:p w14:paraId="678DA1B7" w14:textId="55BF8D3F" w:rsidR="00420399" w:rsidRPr="000B7CFF" w:rsidRDefault="00420399" w:rsidP="000B7CFF">
      <w:pPr>
        <w:pStyle w:val="Prrafodelista"/>
        <w:numPr>
          <w:ilvl w:val="0"/>
          <w:numId w:val="29"/>
        </w:numPr>
        <w:spacing w:after="120" w:line="360" w:lineRule="auto"/>
        <w:contextualSpacing w:val="0"/>
        <w:rPr>
          <w:rFonts w:ascii="Arial" w:eastAsiaTheme="minorEastAsia" w:hAnsi="Arial" w:cs="Arial"/>
        </w:rPr>
      </w:pPr>
      <w:r w:rsidRPr="000B7CFF">
        <w:rPr>
          <w:rFonts w:ascii="Arial" w:eastAsiaTheme="minorEastAsia" w:hAnsi="Arial" w:cs="Arial"/>
        </w:rPr>
        <w:t xml:space="preserve">Realizar las gestiones que correspondan sobre permisos de usuarios. </w:t>
      </w:r>
      <w:commentRangeStart w:id="23"/>
      <w:commentRangeStart w:id="24"/>
      <w:commentRangeEnd w:id="23"/>
      <w:r>
        <w:commentReference w:id="23"/>
      </w:r>
      <w:commentRangeEnd w:id="24"/>
      <w:r>
        <w:commentReference w:id="24"/>
      </w:r>
    </w:p>
    <w:p w14:paraId="2D7A1741" w14:textId="072D556C" w:rsidR="00420399" w:rsidRPr="00E66900" w:rsidRDefault="00420399" w:rsidP="00E66900">
      <w:pPr>
        <w:pStyle w:val="Prrafodelista"/>
        <w:numPr>
          <w:ilvl w:val="0"/>
          <w:numId w:val="30"/>
        </w:numPr>
        <w:spacing w:after="120" w:line="360" w:lineRule="auto"/>
        <w:contextualSpacing w:val="0"/>
        <w:rPr>
          <w:rFonts w:ascii="Arial" w:eastAsiaTheme="minorEastAsia" w:hAnsi="Arial" w:cs="Arial"/>
        </w:rPr>
      </w:pPr>
      <w:r w:rsidRPr="00E66900">
        <w:rPr>
          <w:rFonts w:ascii="Arial" w:eastAsiaTheme="minorEastAsia" w:hAnsi="Arial" w:cs="Arial"/>
        </w:rPr>
        <w:t xml:space="preserve">Establecer las directrices de seguridad </w:t>
      </w:r>
      <w:r w:rsidR="00AF1A62" w:rsidRPr="00E66900">
        <w:rPr>
          <w:rFonts w:ascii="Arial" w:eastAsiaTheme="minorEastAsia" w:hAnsi="Arial" w:cs="Arial"/>
        </w:rPr>
        <w:t>de equipos</w:t>
      </w:r>
      <w:r w:rsidR="00697BDF" w:rsidRPr="00E66900">
        <w:rPr>
          <w:rFonts w:ascii="Arial" w:eastAsiaTheme="minorEastAsia" w:hAnsi="Arial" w:cs="Arial"/>
        </w:rPr>
        <w:t>.</w:t>
      </w:r>
    </w:p>
    <w:p w14:paraId="3F6DE667" w14:textId="4B2C9014" w:rsidR="003B555A" w:rsidRPr="00E66900" w:rsidRDefault="003B555A" w:rsidP="0B94F6CD">
      <w:pPr>
        <w:spacing w:line="360" w:lineRule="auto"/>
        <w:rPr>
          <w:rFonts w:ascii="Arial" w:hAnsi="Arial" w:cs="Arial"/>
        </w:rPr>
      </w:pPr>
    </w:p>
    <w:p w14:paraId="1B379056" w14:textId="267A2EEC" w:rsidR="008228E9" w:rsidRPr="00E66900" w:rsidRDefault="00420399" w:rsidP="22256F84">
      <w:pPr>
        <w:pStyle w:val="Ttulo1"/>
        <w:spacing w:line="360" w:lineRule="auto"/>
        <w:rPr>
          <w:rFonts w:ascii="Arial" w:eastAsiaTheme="minorEastAsia" w:hAnsi="Arial" w:cs="Arial"/>
          <w:caps w:val="0"/>
          <w:color w:val="auto"/>
        </w:rPr>
      </w:pPr>
      <w:bookmarkStart w:id="25" w:name="_Toc192585555"/>
      <w:bookmarkStart w:id="26" w:name="_Toc132201119"/>
      <w:bookmarkStart w:id="27" w:name="_Toc132211784"/>
      <w:commentRangeStart w:id="28"/>
      <w:commentRangeStart w:id="29"/>
      <w:r w:rsidRPr="389DD518">
        <w:rPr>
          <w:rFonts w:ascii="Arial" w:eastAsiaTheme="minorEastAsia" w:hAnsi="Arial" w:cs="Arial"/>
          <w:caps w:val="0"/>
          <w:color w:val="auto"/>
        </w:rPr>
        <w:t>GESTIÓN DE LAS COMUNICACIONES</w:t>
      </w:r>
      <w:commentRangeEnd w:id="28"/>
      <w:r>
        <w:commentReference w:id="28"/>
      </w:r>
      <w:commentRangeEnd w:id="29"/>
      <w:r>
        <w:commentReference w:id="29"/>
      </w:r>
      <w:bookmarkEnd w:id="25"/>
    </w:p>
    <w:p w14:paraId="3866E123" w14:textId="1C42CE4F" w:rsidR="00420399" w:rsidRPr="00E66900" w:rsidRDefault="00420399" w:rsidP="00E66900">
      <w:pPr>
        <w:spacing w:line="360" w:lineRule="auto"/>
        <w:rPr>
          <w:rFonts w:ascii="Arial" w:eastAsiaTheme="minorEastAsia" w:hAnsi="Arial" w:cs="Arial"/>
        </w:rPr>
      </w:pPr>
      <w:r w:rsidRPr="00E66900">
        <w:rPr>
          <w:rFonts w:ascii="Arial" w:eastAsiaTheme="minorEastAsia" w:hAnsi="Arial" w:cs="Arial"/>
        </w:rPr>
        <w:t xml:space="preserve">Las redes y comunicaciones </w:t>
      </w:r>
      <w:r w:rsidR="003B555A" w:rsidRPr="00E66900">
        <w:rPr>
          <w:rFonts w:ascii="Arial" w:eastAsiaTheme="minorEastAsia" w:hAnsi="Arial" w:cs="Arial"/>
        </w:rPr>
        <w:t>de SPIKA TECH</w:t>
      </w:r>
      <w:r w:rsidRPr="00E66900">
        <w:rPr>
          <w:rFonts w:ascii="Arial" w:eastAsiaTheme="minorEastAsia" w:hAnsi="Arial" w:cs="Arial"/>
        </w:rPr>
        <w:t xml:space="preserve"> deben proteger la confidencialidad, integridad y disponibilidad de la información transmitida a través de la infraestructura de comunicaciones </w:t>
      </w:r>
      <w:r w:rsidRPr="00E66900">
        <w:rPr>
          <w:rFonts w:ascii="Arial" w:eastAsiaTheme="minorEastAsia" w:hAnsi="Arial" w:cs="Arial"/>
        </w:rPr>
        <w:lastRenderedPageBreak/>
        <w:t xml:space="preserve">existente, lo que se obtiene a través de la implantación de controles específicos, la aplicación de medidas de seguridad a los servicios de red y una correcta </w:t>
      </w:r>
      <w:r w:rsidR="00306D5E" w:rsidRPr="00E66900">
        <w:rPr>
          <w:rFonts w:ascii="Arial" w:eastAsiaTheme="minorEastAsia" w:hAnsi="Arial" w:cs="Arial"/>
        </w:rPr>
        <w:t xml:space="preserve">segmentación </w:t>
      </w:r>
      <w:r w:rsidRPr="00E66900">
        <w:rPr>
          <w:rFonts w:ascii="Arial" w:eastAsiaTheme="minorEastAsia" w:hAnsi="Arial" w:cs="Arial"/>
        </w:rPr>
        <w:t>de redes</w:t>
      </w:r>
      <w:r w:rsidR="003A0850">
        <w:rPr>
          <w:rFonts w:ascii="Arial" w:eastAsiaTheme="minorEastAsia" w:hAnsi="Arial" w:cs="Arial"/>
        </w:rPr>
        <w:t xml:space="preserve"> si es necesario</w:t>
      </w:r>
      <w:r w:rsidRPr="00E66900">
        <w:rPr>
          <w:rFonts w:ascii="Arial" w:eastAsiaTheme="minorEastAsia" w:hAnsi="Arial" w:cs="Arial"/>
        </w:rPr>
        <w:t>.</w:t>
      </w:r>
    </w:p>
    <w:p w14:paraId="0A55AF34" w14:textId="21D50F99" w:rsidR="00D45921" w:rsidRPr="00E66900" w:rsidRDefault="00072B3B" w:rsidP="00E66900">
      <w:pPr>
        <w:pStyle w:val="Ttulo2"/>
        <w:spacing w:line="360" w:lineRule="auto"/>
        <w:rPr>
          <w:rFonts w:ascii="Arial" w:hAnsi="Arial" w:cs="Arial"/>
        </w:rPr>
      </w:pPr>
      <w:bookmarkStart w:id="30" w:name="_Toc192585556"/>
      <w:r w:rsidRPr="00E66900">
        <w:rPr>
          <w:rFonts w:ascii="Arial" w:hAnsi="Arial" w:cs="Arial"/>
        </w:rPr>
        <w:t>Controles de red</w:t>
      </w:r>
      <w:bookmarkEnd w:id="30"/>
    </w:p>
    <w:p w14:paraId="65C4B65C" w14:textId="63055CEC" w:rsidR="00072B3B" w:rsidRPr="00E66900" w:rsidRDefault="00072B3B" w:rsidP="00E66900">
      <w:pPr>
        <w:spacing w:line="360" w:lineRule="auto"/>
        <w:rPr>
          <w:rFonts w:ascii="Arial" w:hAnsi="Arial" w:cs="Arial"/>
          <w:color w:val="000000"/>
        </w:rPr>
      </w:pPr>
      <w:r w:rsidRPr="00E66900">
        <w:rPr>
          <w:rFonts w:ascii="Arial" w:hAnsi="Arial" w:cs="Arial"/>
          <w:color w:val="000000" w:themeColor="text1"/>
        </w:rPr>
        <w:t>Con el fin de asegurar la protección de las redes de comunicación</w:t>
      </w:r>
      <w:r w:rsidR="008358AB">
        <w:rPr>
          <w:rFonts w:ascii="Arial" w:hAnsi="Arial" w:cs="Arial"/>
          <w:color w:val="000000" w:themeColor="text1"/>
        </w:rPr>
        <w:t xml:space="preserve"> de</w:t>
      </w:r>
      <w:r w:rsidRPr="00E66900">
        <w:rPr>
          <w:rFonts w:ascii="Arial" w:hAnsi="Arial" w:cs="Arial"/>
          <w:color w:val="000000" w:themeColor="text1"/>
        </w:rPr>
        <w:t xml:space="preserve"> </w:t>
      </w:r>
      <w:r w:rsidR="003B555A" w:rsidRPr="00E66900">
        <w:rPr>
          <w:rFonts w:ascii="Arial" w:hAnsi="Arial" w:cs="Arial"/>
          <w:color w:val="000000" w:themeColor="text1"/>
        </w:rPr>
        <w:t>SPIKA TECH</w:t>
      </w:r>
      <w:r w:rsidRPr="00E66900">
        <w:rPr>
          <w:rFonts w:ascii="Arial" w:hAnsi="Arial" w:cs="Arial"/>
          <w:color w:val="000000" w:themeColor="text1"/>
        </w:rPr>
        <w:t xml:space="preserve"> se han establecido las siguientes directrices de seguridad con el fin de gestionar y controlar de forma segura y adecuada las redes:</w:t>
      </w:r>
    </w:p>
    <w:p w14:paraId="4694D5CB" w14:textId="77777777" w:rsidR="00072B3B" w:rsidRPr="00E66900" w:rsidRDefault="00072B3B" w:rsidP="00E66900">
      <w:pPr>
        <w:pStyle w:val="Prrafodelista"/>
        <w:numPr>
          <w:ilvl w:val="0"/>
          <w:numId w:val="31"/>
        </w:numPr>
        <w:spacing w:after="200" w:line="360" w:lineRule="auto"/>
        <w:rPr>
          <w:rFonts w:ascii="Arial" w:hAnsi="Arial" w:cs="Arial"/>
          <w:color w:val="000000"/>
        </w:rPr>
      </w:pPr>
      <w:r w:rsidRPr="00E66900">
        <w:rPr>
          <w:rFonts w:ascii="Arial" w:hAnsi="Arial" w:cs="Arial"/>
          <w:color w:val="000000"/>
        </w:rPr>
        <w:t>Segregar adecuadamente las responsabilidades de usuarios sobre las redes de datos y los sistemas, siempre que así sea posible, especialmente en los procedimientos definidos para la gestión de los equipos de red.</w:t>
      </w:r>
    </w:p>
    <w:p w14:paraId="56DA9593" w14:textId="7FAFE8A7" w:rsidR="00072B3B" w:rsidRPr="00E66900" w:rsidRDefault="00072B3B" w:rsidP="00E66900">
      <w:pPr>
        <w:pStyle w:val="Prrafodelista"/>
        <w:numPr>
          <w:ilvl w:val="0"/>
          <w:numId w:val="31"/>
        </w:numPr>
        <w:spacing w:after="200" w:line="360" w:lineRule="auto"/>
        <w:rPr>
          <w:rFonts w:ascii="Arial" w:hAnsi="Arial" w:cs="Arial"/>
          <w:color w:val="000000"/>
        </w:rPr>
      </w:pPr>
      <w:r w:rsidRPr="00E66900">
        <w:rPr>
          <w:rFonts w:ascii="Arial" w:hAnsi="Arial" w:cs="Arial"/>
          <w:color w:val="000000"/>
        </w:rPr>
        <w:t>Implantar controles de red destinados a proteger la confidencialidad e integridad de la información en tránsito por las redes, así como la disponibilidad del servicio.</w:t>
      </w:r>
    </w:p>
    <w:p w14:paraId="63F83177" w14:textId="01B429C5" w:rsidR="00072B3B" w:rsidRPr="00E66900" w:rsidRDefault="00072B3B" w:rsidP="00E66900">
      <w:pPr>
        <w:pStyle w:val="Prrafodelista"/>
        <w:numPr>
          <w:ilvl w:val="0"/>
          <w:numId w:val="31"/>
        </w:numPr>
        <w:spacing w:after="200" w:line="360" w:lineRule="auto"/>
        <w:rPr>
          <w:rFonts w:ascii="Arial" w:hAnsi="Arial" w:cs="Arial"/>
          <w:color w:val="000000"/>
        </w:rPr>
      </w:pPr>
      <w:r w:rsidRPr="00E66900">
        <w:rPr>
          <w:rFonts w:ascii="Arial" w:hAnsi="Arial" w:cs="Arial"/>
          <w:color w:val="000000"/>
        </w:rPr>
        <w:t xml:space="preserve">Establecer procedimientos formales para la gestión de equipos de forma remota, indicando responsabilidades. </w:t>
      </w:r>
    </w:p>
    <w:p w14:paraId="438E8E81" w14:textId="0849B5B5" w:rsidR="00072B3B" w:rsidRPr="00E66900" w:rsidRDefault="00072B3B" w:rsidP="00E66900">
      <w:pPr>
        <w:pStyle w:val="Prrafodelista"/>
        <w:numPr>
          <w:ilvl w:val="0"/>
          <w:numId w:val="31"/>
        </w:numPr>
        <w:spacing w:after="200" w:line="360" w:lineRule="auto"/>
        <w:rPr>
          <w:rFonts w:ascii="Arial" w:hAnsi="Arial" w:cs="Arial"/>
          <w:color w:val="000000"/>
        </w:rPr>
      </w:pPr>
      <w:r w:rsidRPr="00E66900">
        <w:rPr>
          <w:rFonts w:ascii="Arial" w:hAnsi="Arial" w:cs="Arial"/>
          <w:color w:val="000000"/>
        </w:rPr>
        <w:t xml:space="preserve">Definir las responsabilidades para la implantación, gestión y mantenimiento de los elementos que forman la red </w:t>
      </w:r>
      <w:r w:rsidR="00C8198D">
        <w:rPr>
          <w:rFonts w:ascii="Arial" w:hAnsi="Arial" w:cs="Arial"/>
          <w:color w:val="000000"/>
        </w:rPr>
        <w:t xml:space="preserve">de </w:t>
      </w:r>
      <w:r w:rsidR="003B555A" w:rsidRPr="00E66900">
        <w:rPr>
          <w:rFonts w:ascii="Arial" w:hAnsi="Arial" w:cs="Arial"/>
          <w:color w:val="000000"/>
        </w:rPr>
        <w:t>SPIKA TECH</w:t>
      </w:r>
      <w:r w:rsidRPr="00E66900">
        <w:rPr>
          <w:rFonts w:ascii="Arial" w:hAnsi="Arial" w:cs="Arial"/>
          <w:color w:val="000000"/>
        </w:rPr>
        <w:t>.</w:t>
      </w:r>
    </w:p>
    <w:p w14:paraId="4318EF2D" w14:textId="22C9DD8F" w:rsidR="00C743DB" w:rsidRPr="00E66900" w:rsidRDefault="00670002" w:rsidP="00E66900">
      <w:pPr>
        <w:pStyle w:val="Ttulo2"/>
        <w:spacing w:line="360" w:lineRule="auto"/>
        <w:rPr>
          <w:rFonts w:ascii="Arial" w:hAnsi="Arial" w:cs="Arial"/>
        </w:rPr>
      </w:pPr>
      <w:bookmarkStart w:id="31" w:name="_Toc192585557"/>
      <w:r w:rsidRPr="00E66900">
        <w:rPr>
          <w:rFonts w:ascii="Arial" w:hAnsi="Arial" w:cs="Arial"/>
        </w:rPr>
        <w:t>Controles técnicos</w:t>
      </w:r>
      <w:bookmarkEnd w:id="31"/>
    </w:p>
    <w:p w14:paraId="35456B2D" w14:textId="1D295F9B" w:rsidR="000B435A" w:rsidRPr="00E66900" w:rsidRDefault="000B435A" w:rsidP="00E66900">
      <w:pPr>
        <w:spacing w:line="360" w:lineRule="auto"/>
        <w:rPr>
          <w:rFonts w:ascii="Arial" w:hAnsi="Arial" w:cs="Arial"/>
          <w:color w:val="000000"/>
        </w:rPr>
      </w:pPr>
      <w:commentRangeStart w:id="32"/>
      <w:commentRangeStart w:id="33"/>
      <w:commentRangeStart w:id="34"/>
      <w:r w:rsidRPr="75F13C0A">
        <w:rPr>
          <w:rFonts w:ascii="Arial" w:hAnsi="Arial" w:cs="Arial"/>
          <w:color w:val="000000" w:themeColor="text1"/>
        </w:rPr>
        <w:t xml:space="preserve">Los controles de seguridad de que dispone </w:t>
      </w:r>
      <w:r w:rsidR="13C92B24" w:rsidRPr="75F13C0A">
        <w:rPr>
          <w:rFonts w:ascii="Arial" w:hAnsi="Arial" w:cs="Arial"/>
          <w:color w:val="000000" w:themeColor="text1"/>
        </w:rPr>
        <w:t>SPIKA TECH</w:t>
      </w:r>
      <w:r w:rsidRPr="75F13C0A">
        <w:rPr>
          <w:rFonts w:ascii="Arial" w:hAnsi="Arial" w:cs="Arial"/>
          <w:color w:val="000000" w:themeColor="text1"/>
        </w:rPr>
        <w:t xml:space="preserve"> implantados a nivel de red, son: </w:t>
      </w:r>
      <w:commentRangeEnd w:id="32"/>
      <w:r>
        <w:commentReference w:id="32"/>
      </w:r>
      <w:commentRangeEnd w:id="33"/>
      <w:r>
        <w:commentReference w:id="33"/>
      </w:r>
      <w:commentRangeEnd w:id="34"/>
      <w:r>
        <w:commentReference w:id="34"/>
      </w:r>
    </w:p>
    <w:p w14:paraId="55493DF8" w14:textId="49F64FE1" w:rsidR="00670002" w:rsidRPr="00E66900" w:rsidRDefault="00670002" w:rsidP="00E66900">
      <w:pPr>
        <w:pStyle w:val="Prrafodelista"/>
        <w:numPr>
          <w:ilvl w:val="0"/>
          <w:numId w:val="32"/>
        </w:numPr>
        <w:tabs>
          <w:tab w:val="right" w:pos="851"/>
          <w:tab w:val="left" w:pos="1418"/>
        </w:tabs>
        <w:spacing w:before="120" w:after="120" w:line="360" w:lineRule="auto"/>
        <w:ind w:left="714" w:hanging="357"/>
        <w:contextualSpacing w:val="0"/>
        <w:rPr>
          <w:rFonts w:ascii="Arial" w:hAnsi="Arial" w:cs="Arial"/>
        </w:rPr>
      </w:pPr>
      <w:r w:rsidRPr="00E66900">
        <w:rPr>
          <w:rFonts w:ascii="Arial" w:hAnsi="Arial" w:cs="Arial"/>
          <w:b/>
        </w:rPr>
        <w:t xml:space="preserve">Sistema EDR en equipos Windows </w:t>
      </w:r>
      <w:r w:rsidRPr="00E66900">
        <w:rPr>
          <w:rFonts w:ascii="Arial" w:hAnsi="Arial" w:cs="Arial"/>
        </w:rPr>
        <w:t xml:space="preserve">que registran cualquier detección, eliminación, infección o comportamiento anómalo en el sistema. </w:t>
      </w:r>
    </w:p>
    <w:p w14:paraId="75DB3F83" w14:textId="10B2C731" w:rsidR="00670002" w:rsidRPr="00E66900" w:rsidRDefault="00670002" w:rsidP="00E66900">
      <w:pPr>
        <w:pStyle w:val="Prrafodelista"/>
        <w:numPr>
          <w:ilvl w:val="0"/>
          <w:numId w:val="32"/>
        </w:numPr>
        <w:tabs>
          <w:tab w:val="right" w:pos="851"/>
          <w:tab w:val="left" w:pos="1418"/>
        </w:tabs>
        <w:spacing w:before="120" w:after="120" w:line="360" w:lineRule="auto"/>
        <w:contextualSpacing w:val="0"/>
        <w:rPr>
          <w:rFonts w:ascii="Arial" w:hAnsi="Arial" w:cs="Arial"/>
        </w:rPr>
      </w:pPr>
      <w:r w:rsidRPr="00E66900">
        <w:rPr>
          <w:rFonts w:ascii="Arial" w:hAnsi="Arial" w:cs="Arial"/>
          <w:b/>
        </w:rPr>
        <w:t xml:space="preserve">Antivirus: </w:t>
      </w:r>
      <w:r w:rsidRPr="00E66900">
        <w:rPr>
          <w:rFonts w:ascii="Arial" w:hAnsi="Arial" w:cs="Arial"/>
        </w:rPr>
        <w:t>Los puestos de usuario deberán contar con software antivirus operativo, siendo de vital importancia mantener actualizadas conforme a la política establecida las definiciones de virus. El antivirus deberá estar configurado para identificar amenazas antes de su ejecución en memoria, protegiendo así fuentes de infección como el correo electrónico, la navegación web, el intercambio de ficheros por red o mediante dispositivos, etc.</w:t>
      </w:r>
    </w:p>
    <w:p w14:paraId="77207E6C" w14:textId="62BD4076" w:rsidR="00670002" w:rsidRPr="00E66900" w:rsidRDefault="00670002" w:rsidP="52E7F8FE">
      <w:pPr>
        <w:pStyle w:val="Prrafodelista"/>
        <w:numPr>
          <w:ilvl w:val="0"/>
          <w:numId w:val="32"/>
        </w:numPr>
        <w:tabs>
          <w:tab w:val="right" w:pos="851"/>
          <w:tab w:val="left" w:pos="1418"/>
        </w:tabs>
        <w:spacing w:before="120" w:after="120" w:line="360" w:lineRule="auto"/>
        <w:ind w:left="714" w:hanging="357"/>
        <w:rPr>
          <w:rFonts w:ascii="Arial" w:hAnsi="Arial" w:cs="Arial"/>
        </w:rPr>
      </w:pPr>
      <w:commentRangeStart w:id="35"/>
      <w:commentRangeStart w:id="36"/>
      <w:commentRangeStart w:id="37"/>
      <w:r w:rsidRPr="389DD518">
        <w:rPr>
          <w:rFonts w:ascii="Arial" w:hAnsi="Arial" w:cs="Arial"/>
          <w:b/>
          <w:bCs/>
        </w:rPr>
        <w:t>Sistema de prevención y detección de intrusiones (IDS e IPS) del firewall:</w:t>
      </w:r>
      <w:r w:rsidRPr="389DD518">
        <w:rPr>
          <w:rFonts w:ascii="Arial" w:hAnsi="Arial" w:cs="Arial"/>
        </w:rPr>
        <w:t xml:space="preserve"> Se lleva a cabo un análisis en tiempo real de las conexiones y protocolos, con el objetivo de identificar ataques según patrones, anomalías o comportamientos sospechosos, </w:t>
      </w:r>
      <w:r w:rsidRPr="389DD518">
        <w:rPr>
          <w:rFonts w:ascii="Arial" w:hAnsi="Arial" w:cs="Arial"/>
        </w:rPr>
        <w:lastRenderedPageBreak/>
        <w:t xml:space="preserve">implementado políticas que se basan en el contenido del tráfico monitorizado. Se generan registros detallados del tráfico existente en la red </w:t>
      </w:r>
      <w:r w:rsidR="003B555A" w:rsidRPr="389DD518">
        <w:rPr>
          <w:rFonts w:ascii="Arial" w:hAnsi="Arial" w:cs="Arial"/>
        </w:rPr>
        <w:t>SPIKA TECH</w:t>
      </w:r>
      <w:r w:rsidRPr="389DD518">
        <w:rPr>
          <w:rFonts w:ascii="Arial" w:hAnsi="Arial" w:cs="Arial"/>
        </w:rPr>
        <w:t xml:space="preserve">, tanto del tráfico que ha sido permitido, como bloqueado, según las reglas establecidas para ello. </w:t>
      </w:r>
      <w:commentRangeEnd w:id="35"/>
      <w:r>
        <w:commentReference w:id="35"/>
      </w:r>
      <w:commentRangeEnd w:id="36"/>
      <w:r>
        <w:commentReference w:id="36"/>
      </w:r>
      <w:commentRangeEnd w:id="37"/>
      <w:r>
        <w:commentReference w:id="37"/>
      </w:r>
    </w:p>
    <w:p w14:paraId="349EDC90" w14:textId="77777777" w:rsidR="00670002" w:rsidRPr="00E66900" w:rsidRDefault="00670002" w:rsidP="00E66900">
      <w:pPr>
        <w:pStyle w:val="Prrafodelista"/>
        <w:numPr>
          <w:ilvl w:val="0"/>
          <w:numId w:val="32"/>
        </w:numPr>
        <w:tabs>
          <w:tab w:val="right" w:pos="851"/>
          <w:tab w:val="left" w:pos="1418"/>
        </w:tabs>
        <w:spacing w:before="120" w:after="120" w:line="360" w:lineRule="auto"/>
        <w:ind w:left="714" w:hanging="357"/>
        <w:contextualSpacing w:val="0"/>
        <w:rPr>
          <w:rFonts w:ascii="Arial" w:hAnsi="Arial" w:cs="Arial"/>
          <w:b/>
        </w:rPr>
      </w:pPr>
      <w:r w:rsidRPr="00E66900">
        <w:rPr>
          <w:rFonts w:ascii="Arial" w:hAnsi="Arial" w:cs="Arial"/>
          <w:b/>
        </w:rPr>
        <w:t xml:space="preserve">Cortafuegos de Aplicaciones Web (WAF): </w:t>
      </w:r>
      <w:r w:rsidRPr="00E66900">
        <w:rPr>
          <w:rFonts w:ascii="Arial" w:hAnsi="Arial" w:cs="Arial"/>
        </w:rPr>
        <w:t>Se protegerán las aplicaciones web de determinados ataques específicos en internet, de esta forma se filtran, supervisan y se analiza el tráfico de protocolo de transferencia seguro (HTTP) y del protocolo de transferencia de hipertexto seguro (HTTPS) entre las aplicaciones web e internet. Entre los ataques que se mitigan, se encuentran:</w:t>
      </w:r>
    </w:p>
    <w:p w14:paraId="4D80465F" w14:textId="77777777" w:rsidR="00670002" w:rsidRPr="00E66900" w:rsidRDefault="00670002" w:rsidP="00E66900">
      <w:pPr>
        <w:pStyle w:val="Prrafodelista"/>
        <w:numPr>
          <w:ilvl w:val="0"/>
          <w:numId w:val="33"/>
        </w:numPr>
        <w:tabs>
          <w:tab w:val="right" w:pos="851"/>
          <w:tab w:val="left" w:pos="1418"/>
        </w:tabs>
        <w:spacing w:before="120" w:after="120" w:line="360" w:lineRule="auto"/>
        <w:contextualSpacing w:val="0"/>
        <w:rPr>
          <w:rFonts w:ascii="Arial" w:hAnsi="Arial" w:cs="Arial"/>
        </w:rPr>
      </w:pPr>
      <w:r w:rsidRPr="00E66900">
        <w:rPr>
          <w:rFonts w:ascii="Arial" w:hAnsi="Arial" w:cs="Arial"/>
        </w:rPr>
        <w:t>Ataques de denegación de servicios (DoS).</w:t>
      </w:r>
    </w:p>
    <w:p w14:paraId="4D187DFB" w14:textId="77777777" w:rsidR="00670002" w:rsidRPr="00E66900" w:rsidRDefault="00670002" w:rsidP="00E66900">
      <w:pPr>
        <w:pStyle w:val="Prrafodelista"/>
        <w:numPr>
          <w:ilvl w:val="0"/>
          <w:numId w:val="33"/>
        </w:numPr>
        <w:tabs>
          <w:tab w:val="right" w:pos="851"/>
          <w:tab w:val="left" w:pos="1418"/>
        </w:tabs>
        <w:spacing w:before="120" w:after="120" w:line="360" w:lineRule="auto"/>
        <w:contextualSpacing w:val="0"/>
        <w:rPr>
          <w:rFonts w:ascii="Arial" w:hAnsi="Arial" w:cs="Arial"/>
        </w:rPr>
      </w:pPr>
      <w:r w:rsidRPr="00E66900">
        <w:rPr>
          <w:rFonts w:ascii="Arial" w:hAnsi="Arial" w:cs="Arial"/>
        </w:rPr>
        <w:t xml:space="preserve">Ataques maliciosos. </w:t>
      </w:r>
    </w:p>
    <w:p w14:paraId="3FA5ED5C" w14:textId="77777777" w:rsidR="00670002" w:rsidRPr="00E66900" w:rsidRDefault="00670002" w:rsidP="00E66900">
      <w:pPr>
        <w:pStyle w:val="Prrafodelista"/>
        <w:numPr>
          <w:ilvl w:val="0"/>
          <w:numId w:val="33"/>
        </w:numPr>
        <w:tabs>
          <w:tab w:val="right" w:pos="851"/>
          <w:tab w:val="left" w:pos="1418"/>
        </w:tabs>
        <w:spacing w:before="120" w:after="120" w:line="360" w:lineRule="auto"/>
        <w:contextualSpacing w:val="0"/>
        <w:rPr>
          <w:rFonts w:ascii="Arial" w:hAnsi="Arial" w:cs="Arial"/>
        </w:rPr>
      </w:pPr>
      <w:r w:rsidRPr="00E66900">
        <w:rPr>
          <w:rFonts w:ascii="Arial" w:hAnsi="Arial" w:cs="Arial"/>
        </w:rPr>
        <w:t xml:space="preserve">Ataques de inyección. </w:t>
      </w:r>
    </w:p>
    <w:p w14:paraId="5B8FC0D5" w14:textId="77777777" w:rsidR="00670002" w:rsidRPr="00E66900" w:rsidRDefault="00670002" w:rsidP="00E66900">
      <w:pPr>
        <w:pStyle w:val="Prrafodelista"/>
        <w:numPr>
          <w:ilvl w:val="0"/>
          <w:numId w:val="33"/>
        </w:numPr>
        <w:tabs>
          <w:tab w:val="right" w:pos="851"/>
          <w:tab w:val="left" w:pos="1418"/>
        </w:tabs>
        <w:spacing w:before="120" w:after="120" w:line="360" w:lineRule="auto"/>
        <w:contextualSpacing w:val="0"/>
        <w:rPr>
          <w:rFonts w:ascii="Arial" w:hAnsi="Arial" w:cs="Arial"/>
        </w:rPr>
      </w:pPr>
      <w:r w:rsidRPr="00E66900">
        <w:rPr>
          <w:rFonts w:ascii="Arial" w:hAnsi="Arial" w:cs="Arial"/>
        </w:rPr>
        <w:t xml:space="preserve">Exposición de ataques sensibles. </w:t>
      </w:r>
    </w:p>
    <w:p w14:paraId="34E58020" w14:textId="129360AB" w:rsidR="00670002" w:rsidRDefault="00670002" w:rsidP="00E66900">
      <w:pPr>
        <w:pStyle w:val="Prrafodelista"/>
        <w:numPr>
          <w:ilvl w:val="0"/>
          <w:numId w:val="32"/>
        </w:numPr>
        <w:tabs>
          <w:tab w:val="right" w:pos="851"/>
          <w:tab w:val="left" w:pos="1418"/>
        </w:tabs>
        <w:spacing w:before="120" w:after="120" w:line="360" w:lineRule="auto"/>
        <w:ind w:left="714" w:hanging="357"/>
        <w:contextualSpacing w:val="0"/>
        <w:rPr>
          <w:rFonts w:ascii="Arial" w:hAnsi="Arial" w:cs="Arial"/>
        </w:rPr>
      </w:pPr>
      <w:r w:rsidRPr="00E66900">
        <w:rPr>
          <w:rFonts w:ascii="Arial" w:hAnsi="Arial" w:cs="Arial"/>
          <w:b/>
        </w:rPr>
        <w:t xml:space="preserve">Sistemas de Acceso Remoto (VPN): </w:t>
      </w:r>
      <w:r w:rsidRPr="00E66900">
        <w:rPr>
          <w:rFonts w:ascii="Arial" w:hAnsi="Arial" w:cs="Arial"/>
        </w:rPr>
        <w:t>Se registran todos los accesos, tanto los permitidos como los fallidos, detallándose la fecha y hora en la que tuvieron lugar.</w:t>
      </w:r>
    </w:p>
    <w:p w14:paraId="16AD9E7C" w14:textId="77777777" w:rsidR="00B9706B" w:rsidRPr="00B9706B" w:rsidRDefault="00B9706B" w:rsidP="00B9706B">
      <w:pPr>
        <w:tabs>
          <w:tab w:val="right" w:pos="851"/>
          <w:tab w:val="left" w:pos="1418"/>
        </w:tabs>
        <w:spacing w:before="120" w:after="120" w:line="360" w:lineRule="auto"/>
        <w:rPr>
          <w:rFonts w:ascii="Arial" w:hAnsi="Arial" w:cs="Arial"/>
        </w:rPr>
      </w:pPr>
    </w:p>
    <w:p w14:paraId="37D5FA01" w14:textId="4FD15D82" w:rsidR="000B435A" w:rsidRPr="00E66900" w:rsidRDefault="000B435A">
      <w:pPr>
        <w:pStyle w:val="Ttulo2"/>
        <w:spacing w:before="120" w:after="120" w:line="360" w:lineRule="auto"/>
        <w:rPr>
          <w:rFonts w:ascii="Arial" w:hAnsi="Arial" w:cs="Arial"/>
        </w:rPr>
        <w:pPrChange w:id="38" w:author="Autor">
          <w:pPr>
            <w:pStyle w:val="Prrafodelista"/>
            <w:numPr>
              <w:numId w:val="32"/>
            </w:numPr>
            <w:tabs>
              <w:tab w:val="right" w:pos="851"/>
              <w:tab w:val="left" w:pos="1418"/>
            </w:tabs>
            <w:spacing w:before="120" w:after="120" w:line="360" w:lineRule="auto"/>
            <w:ind w:left="714" w:hanging="357"/>
          </w:pPr>
        </w:pPrChange>
      </w:pPr>
      <w:bookmarkStart w:id="39" w:name="_Toc192585558"/>
      <w:commentRangeStart w:id="40"/>
      <w:commentRangeStart w:id="41"/>
      <w:commentRangeStart w:id="42"/>
      <w:commentRangeStart w:id="43"/>
      <w:r w:rsidRPr="2643578D">
        <w:rPr>
          <w:rFonts w:ascii="Arial" w:hAnsi="Arial" w:cs="Arial"/>
        </w:rPr>
        <w:t>Segregación de redes</w:t>
      </w:r>
      <w:commentRangeEnd w:id="40"/>
      <w:r>
        <w:commentReference w:id="40"/>
      </w:r>
      <w:commentRangeEnd w:id="41"/>
      <w:r>
        <w:commentReference w:id="41"/>
      </w:r>
      <w:commentRangeEnd w:id="42"/>
      <w:r>
        <w:commentReference w:id="42"/>
      </w:r>
      <w:commentRangeEnd w:id="43"/>
      <w:r>
        <w:commentReference w:id="43"/>
      </w:r>
      <w:bookmarkEnd w:id="39"/>
    </w:p>
    <w:p w14:paraId="7D8CFAF9" w14:textId="77777777" w:rsidR="00E85852" w:rsidRPr="00E66900" w:rsidRDefault="00E85852" w:rsidP="00E66900">
      <w:pPr>
        <w:spacing w:line="360" w:lineRule="auto"/>
        <w:rPr>
          <w:rFonts w:ascii="Arial" w:hAnsi="Arial" w:cs="Arial"/>
        </w:rPr>
      </w:pPr>
      <w:r w:rsidRPr="00E66900">
        <w:rPr>
          <w:rFonts w:ascii="Arial" w:hAnsi="Arial" w:cs="Arial"/>
        </w:rPr>
        <w:t>La segregación de redes es una medida de seguridad cuyo objetivo es segregar grupos de servicios de información, usuarios y sistemas de información en distintos dominios mediante la división de la red de la organización en tantas subredes como se consideren necesarias. Esta división de la red puede realizarse de manera física (por ejemplo, mediante el uso de cortafuegos, switches y otros dispositivos de red) y lógica (por ejemplo, mediante la implantación de redes locales virtuales), teniendo en cuenta en cada caso los requisitos de seguridad y los controles de acceso definidos, así como la clasificación de la información en uso dentro de la subred.</w:t>
      </w:r>
    </w:p>
    <w:p w14:paraId="24852582" w14:textId="77777777" w:rsidR="00E85852" w:rsidRPr="00E66900" w:rsidRDefault="00E85852" w:rsidP="00E66900">
      <w:pPr>
        <w:spacing w:line="360" w:lineRule="auto"/>
        <w:rPr>
          <w:rFonts w:ascii="Arial" w:hAnsi="Arial" w:cs="Arial"/>
        </w:rPr>
      </w:pPr>
      <w:r w:rsidRPr="00E66900">
        <w:rPr>
          <w:rFonts w:ascii="Arial" w:hAnsi="Arial" w:cs="Arial"/>
        </w:rPr>
        <w:t>El procedimiento de segregación de redes debe permitir segregar grupos de servicios de información, usuarios y sistemas a través de distintos dominios. Para cumplir con este requisito se deberá:</w:t>
      </w:r>
    </w:p>
    <w:p w14:paraId="63A3BA7D" w14:textId="77777777" w:rsidR="00E85852" w:rsidRPr="00E66900" w:rsidRDefault="00E85852" w:rsidP="00E66900">
      <w:pPr>
        <w:pStyle w:val="Prrafodelista"/>
        <w:numPr>
          <w:ilvl w:val="0"/>
          <w:numId w:val="34"/>
        </w:numPr>
        <w:spacing w:before="120" w:after="120" w:line="360" w:lineRule="auto"/>
        <w:ind w:left="714" w:hanging="357"/>
        <w:contextualSpacing w:val="0"/>
        <w:rPr>
          <w:rFonts w:ascii="Arial" w:hAnsi="Arial" w:cs="Arial"/>
        </w:rPr>
      </w:pPr>
      <w:r w:rsidRPr="00E66900">
        <w:rPr>
          <w:rFonts w:ascii="Arial" w:hAnsi="Arial" w:cs="Arial"/>
        </w:rPr>
        <w:t>Definir el procedimiento en base los resultados de un análisis de riesgos realizado con carácter previo a la ejecución del procedimiento, en base al dominio propio de cada subred.</w:t>
      </w:r>
    </w:p>
    <w:p w14:paraId="1B36429A" w14:textId="77777777" w:rsidR="00E85852" w:rsidRPr="00E66900" w:rsidRDefault="00E85852" w:rsidP="00E66900">
      <w:pPr>
        <w:pStyle w:val="Prrafodelista"/>
        <w:numPr>
          <w:ilvl w:val="0"/>
          <w:numId w:val="34"/>
        </w:numPr>
        <w:spacing w:before="120" w:after="120" w:line="360" w:lineRule="auto"/>
        <w:ind w:left="714" w:hanging="357"/>
        <w:contextualSpacing w:val="0"/>
        <w:rPr>
          <w:rFonts w:ascii="Arial" w:hAnsi="Arial" w:cs="Arial"/>
        </w:rPr>
      </w:pPr>
      <w:r w:rsidRPr="00E66900">
        <w:rPr>
          <w:rFonts w:ascii="Arial" w:hAnsi="Arial" w:cs="Arial"/>
        </w:rPr>
        <w:lastRenderedPageBreak/>
        <w:t>Desplegar la arquitectura de las aplicaciones en los distintos segmentos de red, aplicando seguridad en profundidad, alojando, por tanto, los datos más sensibles en las capas más internas.</w:t>
      </w:r>
    </w:p>
    <w:p w14:paraId="0BA5C4B9" w14:textId="77777777" w:rsidR="00E85852" w:rsidRPr="00E66900" w:rsidRDefault="00E85852" w:rsidP="00E66900">
      <w:pPr>
        <w:pStyle w:val="Prrafodelista"/>
        <w:numPr>
          <w:ilvl w:val="0"/>
          <w:numId w:val="34"/>
        </w:numPr>
        <w:spacing w:before="120" w:after="120" w:line="360" w:lineRule="auto"/>
        <w:ind w:left="714" w:hanging="357"/>
        <w:contextualSpacing w:val="0"/>
        <w:rPr>
          <w:rFonts w:ascii="Arial" w:hAnsi="Arial" w:cs="Arial"/>
        </w:rPr>
      </w:pPr>
      <w:r w:rsidRPr="00E66900">
        <w:rPr>
          <w:rFonts w:ascii="Arial" w:hAnsi="Arial" w:cs="Arial"/>
        </w:rPr>
        <w:t>Configurar los dominios de la red para filtrar el tráfico y bloquear los intentos de acceso no autorizados entre dominios, de acuerdo con las necesidades de negocio.</w:t>
      </w:r>
    </w:p>
    <w:p w14:paraId="71789837" w14:textId="77777777" w:rsidR="00E85852" w:rsidRPr="00E66900" w:rsidRDefault="00E85852" w:rsidP="00E66900">
      <w:pPr>
        <w:pStyle w:val="Prrafodelista"/>
        <w:numPr>
          <w:ilvl w:val="0"/>
          <w:numId w:val="34"/>
        </w:numPr>
        <w:spacing w:before="120" w:after="120" w:line="360" w:lineRule="auto"/>
        <w:ind w:left="714" w:hanging="357"/>
        <w:contextualSpacing w:val="0"/>
        <w:rPr>
          <w:rFonts w:ascii="Arial" w:hAnsi="Arial" w:cs="Arial"/>
        </w:rPr>
      </w:pPr>
      <w:r w:rsidRPr="00E66900">
        <w:rPr>
          <w:rFonts w:ascii="Arial" w:hAnsi="Arial" w:cs="Arial"/>
        </w:rPr>
        <w:t>Configurar las pasarelas de seguridad entre dominios de la red de tal manera que filtren el tráfico y bloqueen intentos de acceso no autorizados entre los mismos.</w:t>
      </w:r>
    </w:p>
    <w:p w14:paraId="55078017" w14:textId="32E01530" w:rsidR="007D436C" w:rsidRPr="00E66900" w:rsidRDefault="00E85852" w:rsidP="00E66900">
      <w:pPr>
        <w:pStyle w:val="Prrafodelista"/>
        <w:numPr>
          <w:ilvl w:val="0"/>
          <w:numId w:val="34"/>
        </w:numPr>
        <w:spacing w:before="120" w:after="120" w:line="360" w:lineRule="auto"/>
        <w:ind w:left="714" w:hanging="357"/>
        <w:contextualSpacing w:val="0"/>
        <w:rPr>
          <w:rFonts w:ascii="Arial" w:hAnsi="Arial" w:cs="Arial"/>
        </w:rPr>
      </w:pPr>
      <w:r w:rsidRPr="00E66900">
        <w:rPr>
          <w:rFonts w:ascii="Arial" w:hAnsi="Arial" w:cs="Arial"/>
        </w:rPr>
        <w:t>Cifrar las comunicaciones entre los distintos segmentos de red</w:t>
      </w:r>
      <w:r w:rsidR="00DE3562" w:rsidRPr="00E66900">
        <w:rPr>
          <w:rFonts w:ascii="Arial" w:hAnsi="Arial" w:cs="Arial"/>
        </w:rPr>
        <w:t xml:space="preserve"> cuando se detecte la necesidad.</w:t>
      </w:r>
    </w:p>
    <w:p w14:paraId="638FDB2F" w14:textId="325617A8" w:rsidR="000B435A" w:rsidRPr="00E66900" w:rsidRDefault="000B435A" w:rsidP="00F34C53">
      <w:pPr>
        <w:pStyle w:val="Ttulo2"/>
      </w:pPr>
      <w:bookmarkStart w:id="44" w:name="_Toc192585559"/>
      <w:r w:rsidRPr="00E66900">
        <w:t>Protección de redes de área local</w:t>
      </w:r>
      <w:bookmarkEnd w:id="44"/>
    </w:p>
    <w:p w14:paraId="5E7B8829" w14:textId="1E9CDA29" w:rsidR="00A534F5" w:rsidRPr="00E66900" w:rsidRDefault="00A534F5" w:rsidP="00E66900">
      <w:pPr>
        <w:spacing w:after="120" w:line="360" w:lineRule="auto"/>
        <w:rPr>
          <w:rFonts w:ascii="Arial" w:hAnsi="Arial" w:cs="Arial"/>
        </w:rPr>
      </w:pPr>
      <w:r w:rsidRPr="00E66900">
        <w:rPr>
          <w:rFonts w:ascii="Arial" w:hAnsi="Arial" w:cs="Arial"/>
        </w:rPr>
        <w:t>Se deberán aplicar los siguientes controles</w:t>
      </w:r>
    </w:p>
    <w:p w14:paraId="4423684F" w14:textId="77777777" w:rsidR="00A534F5" w:rsidRPr="00E66900" w:rsidRDefault="00A534F5" w:rsidP="00E66900">
      <w:pPr>
        <w:pStyle w:val="Prrafodelista"/>
        <w:numPr>
          <w:ilvl w:val="0"/>
          <w:numId w:val="35"/>
        </w:numPr>
        <w:spacing w:after="120" w:line="360" w:lineRule="auto"/>
        <w:rPr>
          <w:rFonts w:ascii="Arial" w:hAnsi="Arial" w:cs="Arial"/>
        </w:rPr>
      </w:pPr>
      <w:r w:rsidRPr="00E66900">
        <w:rPr>
          <w:rFonts w:ascii="Arial" w:hAnsi="Arial" w:cs="Arial"/>
        </w:rPr>
        <w:t>A nivel de seguridad física y del entorno:</w:t>
      </w:r>
    </w:p>
    <w:p w14:paraId="1D656941" w14:textId="77777777" w:rsidR="00A534F5" w:rsidRPr="00E66900" w:rsidRDefault="00A534F5" w:rsidP="52E7F8FE">
      <w:pPr>
        <w:pStyle w:val="Prrafodelista"/>
        <w:numPr>
          <w:ilvl w:val="1"/>
          <w:numId w:val="35"/>
        </w:numPr>
        <w:spacing w:before="120" w:after="120" w:line="360" w:lineRule="auto"/>
        <w:ind w:hanging="357"/>
        <w:rPr>
          <w:rFonts w:ascii="Arial" w:hAnsi="Arial" w:cs="Arial"/>
        </w:rPr>
      </w:pPr>
      <w:commentRangeStart w:id="45"/>
      <w:commentRangeStart w:id="46"/>
      <w:commentRangeStart w:id="47"/>
      <w:r w:rsidRPr="389DD518">
        <w:rPr>
          <w:rFonts w:ascii="Arial" w:hAnsi="Arial" w:cs="Arial"/>
        </w:rPr>
        <w:t>Utilizar cables y candados de seguridad para evitar robo de equipos.</w:t>
      </w:r>
      <w:commentRangeEnd w:id="45"/>
      <w:r>
        <w:commentReference w:id="45"/>
      </w:r>
      <w:commentRangeEnd w:id="46"/>
      <w:r>
        <w:commentReference w:id="46"/>
      </w:r>
      <w:commentRangeEnd w:id="47"/>
      <w:r>
        <w:commentReference w:id="47"/>
      </w:r>
    </w:p>
    <w:p w14:paraId="5683B230" w14:textId="7E4C0154" w:rsidR="00A534F5" w:rsidRPr="00E66900" w:rsidRDefault="00A534F5" w:rsidP="1093D583">
      <w:pPr>
        <w:pStyle w:val="Prrafodelista"/>
        <w:numPr>
          <w:ilvl w:val="1"/>
          <w:numId w:val="35"/>
        </w:numPr>
        <w:spacing w:before="120" w:after="120" w:line="360" w:lineRule="auto"/>
        <w:ind w:hanging="357"/>
        <w:rPr>
          <w:rFonts w:ascii="Arial" w:hAnsi="Arial" w:cs="Arial"/>
        </w:rPr>
      </w:pPr>
      <w:r w:rsidRPr="1093D583">
        <w:rPr>
          <w:rFonts w:ascii="Arial" w:hAnsi="Arial" w:cs="Arial"/>
        </w:rPr>
        <w:t xml:space="preserve">Asegurarse de que los </w:t>
      </w:r>
      <w:proofErr w:type="spellStart"/>
      <w:r w:rsidRPr="1093D583">
        <w:rPr>
          <w:rFonts w:ascii="Arial" w:hAnsi="Arial" w:cs="Arial"/>
        </w:rPr>
        <w:t>hubs</w:t>
      </w:r>
      <w:proofErr w:type="spellEnd"/>
      <w:r w:rsidRPr="1093D583">
        <w:rPr>
          <w:rFonts w:ascii="Arial" w:hAnsi="Arial" w:cs="Arial"/>
        </w:rPr>
        <w:t xml:space="preserve"> y </w:t>
      </w:r>
      <w:proofErr w:type="spellStart"/>
      <w:r w:rsidRPr="1093D583">
        <w:rPr>
          <w:rFonts w:ascii="Arial" w:hAnsi="Arial" w:cs="Arial"/>
        </w:rPr>
        <w:t>routers</w:t>
      </w:r>
      <w:proofErr w:type="spellEnd"/>
      <w:r w:rsidRPr="1093D583">
        <w:rPr>
          <w:rFonts w:ascii="Arial" w:hAnsi="Arial" w:cs="Arial"/>
        </w:rPr>
        <w:t xml:space="preserve"> </w:t>
      </w:r>
      <w:r w:rsidR="48934836" w:rsidRPr="1093D583">
        <w:rPr>
          <w:rFonts w:ascii="Arial" w:hAnsi="Arial" w:cs="Arial"/>
        </w:rPr>
        <w:t xml:space="preserve">de alta importancia </w:t>
      </w:r>
      <w:r w:rsidRPr="1093D583">
        <w:rPr>
          <w:rFonts w:ascii="Arial" w:hAnsi="Arial" w:cs="Arial"/>
        </w:rPr>
        <w:t>se encuentran en armarios seguros y cerrados con llave.</w:t>
      </w:r>
    </w:p>
    <w:p w14:paraId="1557B188" w14:textId="77777777" w:rsidR="00A534F5" w:rsidRPr="00E66900" w:rsidRDefault="00A534F5" w:rsidP="52E7F8FE">
      <w:pPr>
        <w:pStyle w:val="Prrafodelista"/>
        <w:numPr>
          <w:ilvl w:val="1"/>
          <w:numId w:val="35"/>
        </w:numPr>
        <w:spacing w:before="120" w:after="120" w:line="360" w:lineRule="auto"/>
        <w:ind w:hanging="357"/>
        <w:rPr>
          <w:rFonts w:ascii="Arial" w:hAnsi="Arial" w:cs="Arial"/>
        </w:rPr>
      </w:pPr>
      <w:commentRangeStart w:id="48"/>
      <w:commentRangeStart w:id="49"/>
      <w:commentRangeStart w:id="50"/>
      <w:commentRangeStart w:id="51"/>
      <w:r w:rsidRPr="389DD518">
        <w:rPr>
          <w:rFonts w:ascii="Arial" w:hAnsi="Arial" w:cs="Arial"/>
        </w:rPr>
        <w:t xml:space="preserve">Proporcionar </w:t>
      </w:r>
      <w:proofErr w:type="spellStart"/>
      <w:r w:rsidRPr="389DD518">
        <w:rPr>
          <w:rFonts w:ascii="Arial" w:hAnsi="Arial" w:cs="Arial"/>
        </w:rPr>
        <w:t>SAIs</w:t>
      </w:r>
      <w:proofErr w:type="spellEnd"/>
      <w:r w:rsidRPr="389DD518">
        <w:rPr>
          <w:rFonts w:ascii="Arial" w:hAnsi="Arial" w:cs="Arial"/>
        </w:rPr>
        <w:t xml:space="preserve"> a todos los dispositivos de red críticos, así como a Servidores y otro equipamiento que pueda contener información relevante.</w:t>
      </w:r>
      <w:commentRangeEnd w:id="48"/>
      <w:r>
        <w:commentReference w:id="48"/>
      </w:r>
      <w:commentRangeEnd w:id="49"/>
      <w:r>
        <w:commentReference w:id="49"/>
      </w:r>
      <w:commentRangeEnd w:id="50"/>
      <w:r>
        <w:commentReference w:id="50"/>
      </w:r>
      <w:commentRangeEnd w:id="51"/>
      <w:r>
        <w:commentReference w:id="51"/>
      </w:r>
    </w:p>
    <w:p w14:paraId="60427CEE" w14:textId="77777777" w:rsidR="00A534F5" w:rsidRPr="00E66900" w:rsidRDefault="00A534F5" w:rsidP="00E66900">
      <w:pPr>
        <w:pStyle w:val="Prrafodelista"/>
        <w:numPr>
          <w:ilvl w:val="0"/>
          <w:numId w:val="35"/>
        </w:numPr>
        <w:spacing w:before="120" w:after="120" w:line="360" w:lineRule="auto"/>
        <w:ind w:hanging="357"/>
        <w:contextualSpacing w:val="0"/>
        <w:rPr>
          <w:rFonts w:ascii="Arial" w:hAnsi="Arial" w:cs="Arial"/>
        </w:rPr>
      </w:pPr>
      <w:r w:rsidRPr="00E66900">
        <w:rPr>
          <w:rFonts w:ascii="Arial" w:hAnsi="Arial" w:cs="Arial"/>
        </w:rPr>
        <w:t>A nivel de hardware y software:</w:t>
      </w:r>
    </w:p>
    <w:p w14:paraId="344009B4" w14:textId="77777777" w:rsidR="007A01FB" w:rsidRDefault="00A534F5" w:rsidP="007A01FB">
      <w:pPr>
        <w:pStyle w:val="Prrafodelista"/>
        <w:numPr>
          <w:ilvl w:val="1"/>
          <w:numId w:val="35"/>
        </w:numPr>
        <w:spacing w:before="120" w:after="120" w:line="360" w:lineRule="auto"/>
        <w:ind w:hanging="357"/>
        <w:contextualSpacing w:val="0"/>
        <w:rPr>
          <w:rFonts w:ascii="Arial" w:hAnsi="Arial" w:cs="Arial"/>
        </w:rPr>
      </w:pPr>
      <w:r w:rsidRPr="00E66900">
        <w:rPr>
          <w:rFonts w:ascii="Arial" w:hAnsi="Arial" w:cs="Arial"/>
        </w:rPr>
        <w:t>Establecer políticas de contraseñas robustas en el acceso a cualquier dispositivo.</w:t>
      </w:r>
    </w:p>
    <w:p w14:paraId="190FB864" w14:textId="2B2885DE" w:rsidR="00A534F5" w:rsidRPr="007A01FB" w:rsidRDefault="00A534F5" w:rsidP="007A01FB">
      <w:pPr>
        <w:pStyle w:val="Prrafodelista"/>
        <w:numPr>
          <w:ilvl w:val="1"/>
          <w:numId w:val="35"/>
        </w:numPr>
        <w:spacing w:before="120" w:after="120" w:line="360" w:lineRule="auto"/>
        <w:ind w:hanging="357"/>
        <w:contextualSpacing w:val="0"/>
        <w:rPr>
          <w:del w:id="52" w:author="Autor"/>
          <w:rFonts w:ascii="Arial" w:hAnsi="Arial" w:cs="Arial"/>
        </w:rPr>
      </w:pPr>
      <w:r w:rsidRPr="007A01FB">
        <w:rPr>
          <w:rFonts w:ascii="Arial" w:hAnsi="Arial" w:cs="Arial"/>
        </w:rPr>
        <w:t>Requerir procesos de log</w:t>
      </w:r>
      <w:r w:rsidR="5F503B24" w:rsidRPr="007A01FB">
        <w:rPr>
          <w:rFonts w:ascii="Arial" w:hAnsi="Arial" w:cs="Arial"/>
        </w:rPr>
        <w:t>i</w:t>
      </w:r>
      <w:r w:rsidRPr="007A01FB">
        <w:rPr>
          <w:rFonts w:ascii="Arial" w:hAnsi="Arial" w:cs="Arial"/>
        </w:rPr>
        <w:t>n en cada equipo de usuario.</w:t>
      </w:r>
      <w:commentRangeStart w:id="53"/>
      <w:commentRangeStart w:id="54"/>
      <w:commentRangeEnd w:id="53"/>
      <w:r>
        <w:commentReference w:id="53"/>
      </w:r>
      <w:commentRangeEnd w:id="54"/>
      <w:r>
        <w:commentReference w:id="54"/>
      </w:r>
      <w:r w:rsidR="003132CA">
        <w:rPr>
          <w:rFonts w:ascii="Arial" w:hAnsi="Arial" w:cs="Arial"/>
        </w:rPr>
        <w:t xml:space="preserve"> </w:t>
      </w:r>
    </w:p>
    <w:p w14:paraId="0B218F3A" w14:textId="77777777" w:rsidR="00A534F5" w:rsidRPr="00E66900" w:rsidRDefault="00A534F5" w:rsidP="00E66900">
      <w:pPr>
        <w:pStyle w:val="Prrafodelista"/>
        <w:numPr>
          <w:ilvl w:val="1"/>
          <w:numId w:val="35"/>
        </w:numPr>
        <w:spacing w:before="120" w:after="120" w:line="360" w:lineRule="auto"/>
        <w:ind w:hanging="357"/>
        <w:contextualSpacing w:val="0"/>
        <w:rPr>
          <w:rFonts w:ascii="Arial" w:hAnsi="Arial" w:cs="Arial"/>
        </w:rPr>
      </w:pPr>
      <w:r w:rsidRPr="00E66900">
        <w:rPr>
          <w:rFonts w:ascii="Arial" w:hAnsi="Arial" w:cs="Arial"/>
        </w:rPr>
        <w:t>Deshabilitar puertos USB, grabadoras de CD, y controlar los dispositivos que estén autorizados.</w:t>
      </w:r>
    </w:p>
    <w:p w14:paraId="21804EB5" w14:textId="77777777" w:rsidR="00A534F5" w:rsidRPr="00E66900" w:rsidRDefault="00A534F5" w:rsidP="00E66900">
      <w:pPr>
        <w:pStyle w:val="Prrafodelista"/>
        <w:numPr>
          <w:ilvl w:val="1"/>
          <w:numId w:val="35"/>
        </w:numPr>
        <w:spacing w:before="120" w:after="120" w:line="360" w:lineRule="auto"/>
        <w:ind w:hanging="357"/>
        <w:contextualSpacing w:val="0"/>
        <w:rPr>
          <w:rFonts w:ascii="Arial" w:hAnsi="Arial" w:cs="Arial"/>
        </w:rPr>
      </w:pPr>
      <w:r w:rsidRPr="00E66900">
        <w:rPr>
          <w:rFonts w:ascii="Arial" w:hAnsi="Arial" w:cs="Arial"/>
        </w:rPr>
        <w:t>Eliminar cualquier software sin licencia o no necesario.</w:t>
      </w:r>
    </w:p>
    <w:p w14:paraId="525836CA" w14:textId="77777777" w:rsidR="00A534F5" w:rsidRPr="00E66900" w:rsidRDefault="00A534F5" w:rsidP="00E66900">
      <w:pPr>
        <w:pStyle w:val="Prrafodelista"/>
        <w:numPr>
          <w:ilvl w:val="0"/>
          <w:numId w:val="35"/>
        </w:numPr>
        <w:spacing w:after="120" w:line="360" w:lineRule="auto"/>
        <w:rPr>
          <w:rFonts w:ascii="Arial" w:hAnsi="Arial" w:cs="Arial"/>
        </w:rPr>
      </w:pPr>
      <w:r w:rsidRPr="00E66900">
        <w:rPr>
          <w:rFonts w:ascii="Arial" w:hAnsi="Arial" w:cs="Arial"/>
        </w:rPr>
        <w:t>A nivel operativo:</w:t>
      </w:r>
    </w:p>
    <w:p w14:paraId="08ABA291" w14:textId="77777777" w:rsidR="00A534F5" w:rsidRPr="00E66900" w:rsidRDefault="00A534F5" w:rsidP="00E66900">
      <w:pPr>
        <w:pStyle w:val="Prrafodelista"/>
        <w:numPr>
          <w:ilvl w:val="1"/>
          <w:numId w:val="35"/>
        </w:numPr>
        <w:spacing w:before="120" w:after="120" w:line="360" w:lineRule="auto"/>
        <w:ind w:left="1434" w:hanging="357"/>
        <w:contextualSpacing w:val="0"/>
        <w:rPr>
          <w:rFonts w:ascii="Arial" w:hAnsi="Arial" w:cs="Arial"/>
        </w:rPr>
      </w:pPr>
      <w:proofErr w:type="gramStart"/>
      <w:r w:rsidRPr="00E66900">
        <w:rPr>
          <w:rFonts w:ascii="Arial" w:hAnsi="Arial" w:cs="Arial"/>
        </w:rPr>
        <w:t>Asegurar</w:t>
      </w:r>
      <w:proofErr w:type="gramEnd"/>
      <w:r w:rsidRPr="00E66900">
        <w:rPr>
          <w:rFonts w:ascii="Arial" w:hAnsi="Arial" w:cs="Arial"/>
        </w:rPr>
        <w:t xml:space="preserve"> que se haya cambiado las contraseñas por defecto de </w:t>
      </w:r>
      <w:proofErr w:type="spellStart"/>
      <w:r w:rsidRPr="00E66900">
        <w:rPr>
          <w:rFonts w:ascii="Arial" w:hAnsi="Arial" w:cs="Arial"/>
        </w:rPr>
        <w:t>hubs</w:t>
      </w:r>
      <w:proofErr w:type="spellEnd"/>
      <w:r w:rsidRPr="00E66900">
        <w:rPr>
          <w:rFonts w:ascii="Arial" w:hAnsi="Arial" w:cs="Arial"/>
        </w:rPr>
        <w:t xml:space="preserve"> y switches.</w:t>
      </w:r>
    </w:p>
    <w:p w14:paraId="3B8844DB" w14:textId="77777777" w:rsidR="00A534F5" w:rsidRPr="00E66900" w:rsidRDefault="00A534F5" w:rsidP="00E66900">
      <w:pPr>
        <w:pStyle w:val="Prrafodelista"/>
        <w:numPr>
          <w:ilvl w:val="1"/>
          <w:numId w:val="35"/>
        </w:numPr>
        <w:spacing w:after="120" w:line="360" w:lineRule="auto"/>
        <w:rPr>
          <w:rFonts w:ascii="Arial" w:hAnsi="Arial" w:cs="Arial"/>
        </w:rPr>
      </w:pPr>
      <w:commentRangeStart w:id="55"/>
      <w:commentRangeStart w:id="56"/>
      <w:commentRangeStart w:id="57"/>
      <w:commentRangeStart w:id="58"/>
      <w:r w:rsidRPr="0AC7A08A">
        <w:rPr>
          <w:rFonts w:ascii="Arial" w:hAnsi="Arial" w:cs="Arial"/>
        </w:rPr>
        <w:t>Activar los logs de auditoría adecuadamente, implantando los procedimientos de monitorización correspondientes.</w:t>
      </w:r>
      <w:commentRangeEnd w:id="55"/>
      <w:r>
        <w:commentReference w:id="55"/>
      </w:r>
      <w:commentRangeEnd w:id="56"/>
      <w:r>
        <w:commentReference w:id="56"/>
      </w:r>
      <w:commentRangeEnd w:id="57"/>
      <w:r>
        <w:commentReference w:id="57"/>
      </w:r>
      <w:commentRangeEnd w:id="58"/>
      <w:r>
        <w:commentReference w:id="58"/>
      </w:r>
    </w:p>
    <w:p w14:paraId="75C65787" w14:textId="77777777" w:rsidR="00A534F5" w:rsidRPr="00E66900" w:rsidRDefault="00A534F5" w:rsidP="00E66900">
      <w:pPr>
        <w:pStyle w:val="Prrafodelista"/>
        <w:numPr>
          <w:ilvl w:val="1"/>
          <w:numId w:val="35"/>
        </w:numPr>
        <w:spacing w:after="120" w:line="360" w:lineRule="auto"/>
        <w:rPr>
          <w:rFonts w:ascii="Arial" w:hAnsi="Arial" w:cs="Arial"/>
        </w:rPr>
      </w:pPr>
      <w:r w:rsidRPr="00E66900">
        <w:rPr>
          <w:rFonts w:ascii="Arial" w:hAnsi="Arial" w:cs="Arial"/>
        </w:rPr>
        <w:t>Programar la instalación periódica de firmware en los dispositivos.</w:t>
      </w:r>
    </w:p>
    <w:p w14:paraId="6D8C43C3" w14:textId="096FD5C2" w:rsidR="00DE3562" w:rsidRPr="00E66900" w:rsidRDefault="00A534F5" w:rsidP="00E66900">
      <w:pPr>
        <w:pStyle w:val="Prrafodelista"/>
        <w:numPr>
          <w:ilvl w:val="1"/>
          <w:numId w:val="35"/>
        </w:numPr>
        <w:spacing w:after="120" w:line="360" w:lineRule="auto"/>
        <w:rPr>
          <w:rFonts w:ascii="Arial" w:hAnsi="Arial" w:cs="Arial"/>
        </w:rPr>
      </w:pPr>
      <w:r w:rsidRPr="00E66900">
        <w:rPr>
          <w:rFonts w:ascii="Arial" w:hAnsi="Arial" w:cs="Arial"/>
        </w:rPr>
        <w:lastRenderedPageBreak/>
        <w:t xml:space="preserve">Documentar las configuraciones de cada equipo de red, realizando </w:t>
      </w:r>
      <w:proofErr w:type="spellStart"/>
      <w:r w:rsidRPr="00E66900">
        <w:rPr>
          <w:rFonts w:ascii="Arial" w:hAnsi="Arial" w:cs="Arial"/>
        </w:rPr>
        <w:t>backups</w:t>
      </w:r>
      <w:proofErr w:type="spellEnd"/>
      <w:r w:rsidRPr="00E66900">
        <w:rPr>
          <w:rFonts w:ascii="Arial" w:hAnsi="Arial" w:cs="Arial"/>
        </w:rPr>
        <w:t xml:space="preserve"> de las mismas.</w:t>
      </w:r>
    </w:p>
    <w:p w14:paraId="1ED67185" w14:textId="232F916E" w:rsidR="000B435A" w:rsidRPr="00E66900" w:rsidRDefault="000B435A" w:rsidP="00E66900">
      <w:pPr>
        <w:pStyle w:val="Ttulo2"/>
        <w:spacing w:line="360" w:lineRule="auto"/>
        <w:rPr>
          <w:rFonts w:ascii="Arial" w:hAnsi="Arial" w:cs="Arial"/>
        </w:rPr>
      </w:pPr>
      <w:bookmarkStart w:id="59" w:name="_Toc192585560"/>
      <w:commentRangeStart w:id="60"/>
      <w:commentRangeStart w:id="61"/>
      <w:r w:rsidRPr="47EFF6DF">
        <w:rPr>
          <w:rFonts w:ascii="Arial" w:hAnsi="Arial" w:cs="Arial"/>
        </w:rPr>
        <w:t>Protección de redes exte</w:t>
      </w:r>
      <w:r w:rsidR="00904ED2" w:rsidRPr="47EFF6DF">
        <w:rPr>
          <w:rFonts w:ascii="Arial" w:hAnsi="Arial" w:cs="Arial"/>
        </w:rPr>
        <w:t>nsa</w:t>
      </w:r>
      <w:commentRangeEnd w:id="60"/>
      <w:r>
        <w:commentReference w:id="60"/>
      </w:r>
      <w:commentRangeEnd w:id="61"/>
      <w:r>
        <w:commentReference w:id="61"/>
      </w:r>
      <w:bookmarkEnd w:id="59"/>
    </w:p>
    <w:p w14:paraId="0C67C8A1" w14:textId="77777777" w:rsidR="00904ED2" w:rsidRPr="00E66900" w:rsidRDefault="00904ED2" w:rsidP="00E66900">
      <w:pPr>
        <w:spacing w:after="120" w:line="360" w:lineRule="auto"/>
        <w:rPr>
          <w:rFonts w:ascii="Arial" w:hAnsi="Arial" w:cs="Arial"/>
        </w:rPr>
      </w:pPr>
      <w:r w:rsidRPr="00E66900">
        <w:rPr>
          <w:rFonts w:ascii="Arial" w:hAnsi="Arial" w:cs="Arial"/>
        </w:rPr>
        <w:t xml:space="preserve">Se deberán aplicar los siguientes controles: </w:t>
      </w:r>
    </w:p>
    <w:p w14:paraId="7B9E9AA3" w14:textId="2BB2FB84" w:rsidR="00904ED2" w:rsidRPr="00E66900" w:rsidRDefault="00904ED2" w:rsidP="00E66900">
      <w:pPr>
        <w:pStyle w:val="Prrafodelista"/>
        <w:numPr>
          <w:ilvl w:val="0"/>
          <w:numId w:val="36"/>
        </w:numPr>
        <w:spacing w:before="120" w:after="120" w:line="360" w:lineRule="auto"/>
        <w:ind w:left="714" w:hanging="357"/>
        <w:contextualSpacing w:val="0"/>
        <w:rPr>
          <w:rFonts w:ascii="Arial" w:hAnsi="Arial" w:cs="Arial"/>
        </w:rPr>
      </w:pPr>
      <w:r w:rsidRPr="00E66900">
        <w:rPr>
          <w:rFonts w:ascii="Arial" w:hAnsi="Arial" w:cs="Arial"/>
        </w:rPr>
        <w:t>Utilizar protocolos seguros (</w:t>
      </w:r>
      <w:proofErr w:type="spellStart"/>
      <w:r w:rsidRPr="00E66900">
        <w:rPr>
          <w:rFonts w:ascii="Arial" w:hAnsi="Arial" w:cs="Arial"/>
        </w:rPr>
        <w:t>ssh</w:t>
      </w:r>
      <w:proofErr w:type="spellEnd"/>
      <w:r w:rsidRPr="00E66900">
        <w:rPr>
          <w:rFonts w:ascii="Arial" w:hAnsi="Arial" w:cs="Arial"/>
        </w:rPr>
        <w:t xml:space="preserve">, </w:t>
      </w:r>
      <w:proofErr w:type="spellStart"/>
      <w:r w:rsidRPr="00E66900">
        <w:rPr>
          <w:rFonts w:ascii="Arial" w:hAnsi="Arial" w:cs="Arial"/>
        </w:rPr>
        <w:t>sftp</w:t>
      </w:r>
      <w:proofErr w:type="spellEnd"/>
      <w:r w:rsidRPr="00E66900">
        <w:rPr>
          <w:rFonts w:ascii="Arial" w:hAnsi="Arial" w:cs="Arial"/>
        </w:rPr>
        <w:t>, …).</w:t>
      </w:r>
    </w:p>
    <w:p w14:paraId="1355DB09" w14:textId="77777777" w:rsidR="00904ED2" w:rsidRPr="00E66900" w:rsidRDefault="00904ED2" w:rsidP="00E66900">
      <w:pPr>
        <w:pStyle w:val="Prrafodelista"/>
        <w:numPr>
          <w:ilvl w:val="0"/>
          <w:numId w:val="35"/>
        </w:numPr>
        <w:spacing w:before="120" w:after="120" w:line="360" w:lineRule="auto"/>
        <w:ind w:left="714" w:hanging="357"/>
        <w:contextualSpacing w:val="0"/>
        <w:rPr>
          <w:rFonts w:ascii="Arial" w:hAnsi="Arial" w:cs="Arial"/>
        </w:rPr>
      </w:pPr>
      <w:r w:rsidRPr="00E66900">
        <w:rPr>
          <w:rFonts w:ascii="Arial" w:hAnsi="Arial" w:cs="Arial"/>
        </w:rPr>
        <w:t>Ubicar el equipamiento de la red en armarios seguros y cerrados con llave.</w:t>
      </w:r>
    </w:p>
    <w:p w14:paraId="7B435EA2" w14:textId="77777777" w:rsidR="00904ED2" w:rsidRPr="00E66900" w:rsidRDefault="00904ED2" w:rsidP="00E66900">
      <w:pPr>
        <w:pStyle w:val="Prrafodelista"/>
        <w:numPr>
          <w:ilvl w:val="0"/>
          <w:numId w:val="35"/>
        </w:numPr>
        <w:spacing w:before="120" w:after="120" w:line="360" w:lineRule="auto"/>
        <w:ind w:left="714" w:hanging="357"/>
        <w:contextualSpacing w:val="0"/>
        <w:rPr>
          <w:rFonts w:ascii="Arial" w:hAnsi="Arial" w:cs="Arial"/>
        </w:rPr>
      </w:pPr>
      <w:r w:rsidRPr="00E66900">
        <w:rPr>
          <w:rFonts w:ascii="Arial" w:hAnsi="Arial" w:cs="Arial"/>
        </w:rPr>
        <w:t>Emplear rutas replicadas entre sites.</w:t>
      </w:r>
    </w:p>
    <w:p w14:paraId="629265A2" w14:textId="77777777" w:rsidR="00904ED2" w:rsidRPr="00E66900" w:rsidRDefault="00904ED2" w:rsidP="00E66900">
      <w:pPr>
        <w:pStyle w:val="Prrafodelista"/>
        <w:numPr>
          <w:ilvl w:val="0"/>
          <w:numId w:val="35"/>
        </w:numPr>
        <w:spacing w:before="120" w:after="120" w:line="360" w:lineRule="auto"/>
        <w:ind w:left="714" w:hanging="357"/>
        <w:contextualSpacing w:val="0"/>
        <w:rPr>
          <w:rFonts w:ascii="Arial" w:hAnsi="Arial" w:cs="Arial"/>
        </w:rPr>
      </w:pPr>
      <w:r w:rsidRPr="00E66900">
        <w:rPr>
          <w:rFonts w:ascii="Arial" w:hAnsi="Arial" w:cs="Arial"/>
        </w:rPr>
        <w:t>Realizar pruebas continuas de los dispositivos existentes en la red, en búsqueda de elementos no autorizados.</w:t>
      </w:r>
    </w:p>
    <w:p w14:paraId="53868FB1" w14:textId="7A6CCBF3" w:rsidR="00904ED2" w:rsidRPr="00E66900" w:rsidRDefault="00904ED2" w:rsidP="00E66900">
      <w:pPr>
        <w:pStyle w:val="Prrafodelista"/>
        <w:numPr>
          <w:ilvl w:val="0"/>
          <w:numId w:val="35"/>
        </w:numPr>
        <w:spacing w:before="120" w:after="120" w:line="360" w:lineRule="auto"/>
        <w:ind w:left="714" w:hanging="357"/>
        <w:contextualSpacing w:val="0"/>
        <w:rPr>
          <w:rFonts w:ascii="Arial" w:hAnsi="Arial" w:cs="Arial"/>
        </w:rPr>
      </w:pPr>
      <w:r w:rsidRPr="00E66900">
        <w:rPr>
          <w:rFonts w:ascii="Arial" w:hAnsi="Arial" w:cs="Arial"/>
        </w:rPr>
        <w:t>Establecer conexiones cifradas cuando se transmita información sensible o que contenga datos personales.</w:t>
      </w:r>
    </w:p>
    <w:p w14:paraId="6C4348CC" w14:textId="77777777" w:rsidR="00904ED2" w:rsidRPr="00E66900" w:rsidRDefault="00904ED2" w:rsidP="00E66900">
      <w:pPr>
        <w:pStyle w:val="Prrafodelista"/>
        <w:numPr>
          <w:ilvl w:val="0"/>
          <w:numId w:val="35"/>
        </w:numPr>
        <w:spacing w:before="120" w:after="120" w:line="360" w:lineRule="auto"/>
        <w:ind w:left="714" w:hanging="357"/>
        <w:contextualSpacing w:val="0"/>
        <w:rPr>
          <w:rFonts w:ascii="Arial" w:hAnsi="Arial" w:cs="Arial"/>
        </w:rPr>
      </w:pPr>
      <w:r w:rsidRPr="00E66900">
        <w:rPr>
          <w:rFonts w:ascii="Arial" w:hAnsi="Arial" w:cs="Arial"/>
        </w:rPr>
        <w:t>Emplear firewalls para separar redes de diferentes entornos y poder filtrar el tráfico no deseado.</w:t>
      </w:r>
    </w:p>
    <w:p w14:paraId="6C4CAF98" w14:textId="77777777" w:rsidR="00904ED2" w:rsidRPr="00E66900" w:rsidRDefault="00904ED2" w:rsidP="00E66900">
      <w:pPr>
        <w:pStyle w:val="Prrafodelista"/>
        <w:numPr>
          <w:ilvl w:val="0"/>
          <w:numId w:val="35"/>
        </w:numPr>
        <w:spacing w:before="120" w:after="120" w:line="360" w:lineRule="auto"/>
        <w:ind w:left="714" w:hanging="357"/>
        <w:contextualSpacing w:val="0"/>
        <w:rPr>
          <w:rFonts w:ascii="Arial" w:hAnsi="Arial" w:cs="Arial"/>
        </w:rPr>
      </w:pPr>
      <w:r w:rsidRPr="00E66900">
        <w:rPr>
          <w:rFonts w:ascii="Arial" w:hAnsi="Arial" w:cs="Arial"/>
        </w:rPr>
        <w:t>Ocultar las direcciones privadas de la red al enviar tráfico a redes externas.</w:t>
      </w:r>
    </w:p>
    <w:p w14:paraId="54F9533A" w14:textId="77777777" w:rsidR="00904ED2" w:rsidRPr="00E66900" w:rsidRDefault="00904ED2" w:rsidP="00E66900">
      <w:pPr>
        <w:pStyle w:val="Prrafodelista"/>
        <w:numPr>
          <w:ilvl w:val="0"/>
          <w:numId w:val="35"/>
        </w:numPr>
        <w:spacing w:before="120" w:after="120" w:line="360" w:lineRule="auto"/>
        <w:ind w:left="714" w:hanging="357"/>
        <w:contextualSpacing w:val="0"/>
        <w:rPr>
          <w:rFonts w:ascii="Arial" w:hAnsi="Arial" w:cs="Arial"/>
        </w:rPr>
      </w:pPr>
      <w:r w:rsidRPr="00E66900">
        <w:rPr>
          <w:rFonts w:ascii="Arial" w:hAnsi="Arial" w:cs="Arial"/>
        </w:rPr>
        <w:t>No asignar direccionamiento público en los equipos de la red.</w:t>
      </w:r>
    </w:p>
    <w:p w14:paraId="7BFABF65" w14:textId="77777777" w:rsidR="00904ED2" w:rsidRPr="00E66900" w:rsidRDefault="00904ED2" w:rsidP="00E66900">
      <w:pPr>
        <w:pStyle w:val="Prrafodelista"/>
        <w:numPr>
          <w:ilvl w:val="0"/>
          <w:numId w:val="35"/>
        </w:numPr>
        <w:spacing w:before="120" w:after="120" w:line="360" w:lineRule="auto"/>
        <w:ind w:left="714" w:hanging="357"/>
        <w:contextualSpacing w:val="0"/>
        <w:rPr>
          <w:rFonts w:ascii="Arial" w:hAnsi="Arial" w:cs="Arial"/>
        </w:rPr>
      </w:pPr>
      <w:r w:rsidRPr="00E66900">
        <w:rPr>
          <w:rFonts w:ascii="Arial" w:hAnsi="Arial" w:cs="Arial"/>
        </w:rPr>
        <w:t>Emplear IDS para identificar tráfico sospechoso.</w:t>
      </w:r>
    </w:p>
    <w:p w14:paraId="72EAE02E" w14:textId="335CA6F0" w:rsidR="00904ED2" w:rsidRPr="00086052" w:rsidRDefault="00904ED2" w:rsidP="00E66900">
      <w:pPr>
        <w:pStyle w:val="Prrafodelista"/>
        <w:numPr>
          <w:ilvl w:val="0"/>
          <w:numId w:val="35"/>
        </w:numPr>
        <w:spacing w:before="120" w:after="120" w:line="360" w:lineRule="auto"/>
        <w:ind w:left="714" w:hanging="357"/>
        <w:contextualSpacing w:val="0"/>
        <w:rPr>
          <w:rFonts w:ascii="Arial" w:hAnsi="Arial" w:cs="Arial"/>
        </w:rPr>
      </w:pPr>
      <w:r w:rsidRPr="00E66900">
        <w:rPr>
          <w:rFonts w:ascii="Arial" w:hAnsi="Arial" w:cs="Arial"/>
        </w:rPr>
        <w:t>Separar la gestión y la administración de la red de la operativa.</w:t>
      </w:r>
    </w:p>
    <w:p w14:paraId="26DD2EE1" w14:textId="789B5BA6" w:rsidR="000B435A" w:rsidRPr="00E66900" w:rsidRDefault="000B435A" w:rsidP="00E66900">
      <w:pPr>
        <w:pStyle w:val="Ttulo2"/>
        <w:spacing w:line="360" w:lineRule="auto"/>
        <w:rPr>
          <w:rFonts w:ascii="Arial" w:hAnsi="Arial" w:cs="Arial"/>
        </w:rPr>
      </w:pPr>
      <w:bookmarkStart w:id="62" w:name="_Toc192585561"/>
      <w:r w:rsidRPr="00E66900">
        <w:rPr>
          <w:rFonts w:ascii="Arial" w:hAnsi="Arial" w:cs="Arial"/>
        </w:rPr>
        <w:t>Protección de redes inalámbricas</w:t>
      </w:r>
      <w:bookmarkEnd w:id="62"/>
    </w:p>
    <w:p w14:paraId="17C34ADE" w14:textId="5B2F9AF6" w:rsidR="003C119F" w:rsidRPr="00E66900" w:rsidRDefault="003C119F" w:rsidP="00E66900">
      <w:pPr>
        <w:spacing w:before="120" w:after="120" w:line="360" w:lineRule="auto"/>
        <w:rPr>
          <w:rFonts w:ascii="Arial" w:hAnsi="Arial" w:cs="Arial"/>
        </w:rPr>
      </w:pPr>
      <w:r w:rsidRPr="00E66900">
        <w:rPr>
          <w:rFonts w:ascii="Arial" w:hAnsi="Arial" w:cs="Arial"/>
          <w:sz w:val="20"/>
        </w:rPr>
        <w:t xml:space="preserve">En </w:t>
      </w:r>
      <w:r w:rsidR="00E66900" w:rsidRPr="00E66900">
        <w:rPr>
          <w:rFonts w:ascii="Arial" w:hAnsi="Arial" w:cs="Arial"/>
        </w:rPr>
        <w:t>SPIKA TECH</w:t>
      </w:r>
      <w:r w:rsidRPr="00E66900">
        <w:rPr>
          <w:rFonts w:ascii="Arial" w:hAnsi="Arial" w:cs="Arial"/>
        </w:rPr>
        <w:t xml:space="preserve"> existe la posibilidad de conectar sin cables a través de las redes </w:t>
      </w:r>
      <w:proofErr w:type="spellStart"/>
      <w:r w:rsidR="00EA7419" w:rsidRPr="00E66900">
        <w:rPr>
          <w:rFonts w:ascii="Arial" w:hAnsi="Arial" w:cs="Arial"/>
        </w:rPr>
        <w:t>WiFi</w:t>
      </w:r>
      <w:proofErr w:type="spellEnd"/>
      <w:r w:rsidRPr="00E66900">
        <w:rPr>
          <w:rFonts w:ascii="Arial" w:hAnsi="Arial" w:cs="Arial"/>
        </w:rPr>
        <w:t xml:space="preserve">. Para que dichas conexiones sean seguras, se </w:t>
      </w:r>
      <w:r w:rsidR="00697BDF" w:rsidRPr="00E66900">
        <w:rPr>
          <w:rFonts w:ascii="Arial" w:hAnsi="Arial" w:cs="Arial"/>
        </w:rPr>
        <w:t>deberán</w:t>
      </w:r>
      <w:r w:rsidRPr="00E66900">
        <w:rPr>
          <w:rFonts w:ascii="Arial" w:hAnsi="Arial" w:cs="Arial"/>
        </w:rPr>
        <w:t xml:space="preserve"> aplicar los siguientes controles: </w:t>
      </w:r>
    </w:p>
    <w:p w14:paraId="32FD1766" w14:textId="77777777" w:rsidR="00B10450" w:rsidRPr="00E66900" w:rsidRDefault="00B10450" w:rsidP="00E66900">
      <w:pPr>
        <w:pStyle w:val="Prrafodelista"/>
        <w:numPr>
          <w:ilvl w:val="0"/>
          <w:numId w:val="35"/>
        </w:numPr>
        <w:spacing w:before="120" w:after="120" w:line="360" w:lineRule="auto"/>
        <w:contextualSpacing w:val="0"/>
        <w:rPr>
          <w:rFonts w:ascii="Arial" w:hAnsi="Arial" w:cs="Arial"/>
        </w:rPr>
      </w:pPr>
      <w:r w:rsidRPr="00E66900">
        <w:rPr>
          <w:rFonts w:ascii="Arial" w:hAnsi="Arial" w:cs="Arial"/>
        </w:rPr>
        <w:t>Identificar los tipos de servicios que se proporcionan a través de este medio.</w:t>
      </w:r>
    </w:p>
    <w:p w14:paraId="32777068" w14:textId="77777777" w:rsidR="00B10450" w:rsidRPr="00E66900" w:rsidRDefault="00B10450" w:rsidP="00E66900">
      <w:pPr>
        <w:pStyle w:val="Prrafodelista"/>
        <w:numPr>
          <w:ilvl w:val="0"/>
          <w:numId w:val="35"/>
        </w:numPr>
        <w:spacing w:before="120" w:after="120" w:line="360" w:lineRule="auto"/>
        <w:contextualSpacing w:val="0"/>
        <w:rPr>
          <w:rFonts w:ascii="Arial" w:hAnsi="Arial" w:cs="Arial"/>
        </w:rPr>
      </w:pPr>
      <w:r w:rsidRPr="00E66900">
        <w:rPr>
          <w:rFonts w:ascii="Arial" w:hAnsi="Arial" w:cs="Arial"/>
        </w:rPr>
        <w:t>Identificar al personal técnico autorizado para instalar y configurar los puntos de acceso y otro equipamiento inalámbrico.</w:t>
      </w:r>
    </w:p>
    <w:p w14:paraId="2B202325" w14:textId="77777777" w:rsidR="00B10450" w:rsidRPr="00E66900" w:rsidRDefault="00B10450" w:rsidP="00E66900">
      <w:pPr>
        <w:pStyle w:val="Prrafodelista"/>
        <w:numPr>
          <w:ilvl w:val="0"/>
          <w:numId w:val="35"/>
        </w:numPr>
        <w:spacing w:before="120" w:after="120" w:line="360" w:lineRule="auto"/>
        <w:contextualSpacing w:val="0"/>
        <w:rPr>
          <w:rFonts w:ascii="Arial" w:hAnsi="Arial" w:cs="Arial"/>
        </w:rPr>
      </w:pPr>
      <w:r w:rsidRPr="00E66900">
        <w:rPr>
          <w:rFonts w:ascii="Arial" w:hAnsi="Arial" w:cs="Arial"/>
        </w:rPr>
        <w:t>Identificar las limitaciones físicas de la red, así como los mecanismos para protegerla frente a los ataques físicos.</w:t>
      </w:r>
    </w:p>
    <w:p w14:paraId="0AF1025C" w14:textId="77777777" w:rsidR="00B10450" w:rsidRPr="00E66900" w:rsidRDefault="00B10450" w:rsidP="00E66900">
      <w:pPr>
        <w:pStyle w:val="Prrafodelista"/>
        <w:numPr>
          <w:ilvl w:val="0"/>
          <w:numId w:val="35"/>
        </w:numPr>
        <w:spacing w:before="120" w:after="120" w:line="360" w:lineRule="auto"/>
        <w:contextualSpacing w:val="0"/>
        <w:rPr>
          <w:rFonts w:ascii="Arial" w:hAnsi="Arial" w:cs="Arial"/>
        </w:rPr>
      </w:pPr>
      <w:r w:rsidRPr="00E66900">
        <w:rPr>
          <w:rFonts w:ascii="Arial" w:hAnsi="Arial" w:cs="Arial"/>
        </w:rPr>
        <w:lastRenderedPageBreak/>
        <w:t>Describir el tipo de información que puede enviarse a través de los enlaces inalámbricos.</w:t>
      </w:r>
    </w:p>
    <w:p w14:paraId="5AF43493" w14:textId="77777777" w:rsidR="00B10450" w:rsidRPr="00E66900" w:rsidRDefault="00B10450" w:rsidP="00E66900">
      <w:pPr>
        <w:pStyle w:val="Prrafodelista"/>
        <w:numPr>
          <w:ilvl w:val="0"/>
          <w:numId w:val="35"/>
        </w:numPr>
        <w:spacing w:before="120" w:after="120" w:line="360" w:lineRule="auto"/>
        <w:contextualSpacing w:val="0"/>
        <w:rPr>
          <w:rFonts w:ascii="Arial" w:hAnsi="Arial" w:cs="Arial"/>
        </w:rPr>
      </w:pPr>
      <w:r w:rsidRPr="00E66900">
        <w:rPr>
          <w:rFonts w:ascii="Arial" w:hAnsi="Arial" w:cs="Arial"/>
        </w:rPr>
        <w:t>Definir los estándares, respecto al hardware, que son admitidos para su uso y operación.</w:t>
      </w:r>
    </w:p>
    <w:p w14:paraId="6591CB3C" w14:textId="77777777" w:rsidR="00B10450" w:rsidRPr="00E66900" w:rsidRDefault="00B10450" w:rsidP="00E66900">
      <w:pPr>
        <w:pStyle w:val="Prrafodelista"/>
        <w:numPr>
          <w:ilvl w:val="0"/>
          <w:numId w:val="35"/>
        </w:numPr>
        <w:spacing w:before="120" w:after="120" w:line="360" w:lineRule="auto"/>
        <w:contextualSpacing w:val="0"/>
        <w:rPr>
          <w:rFonts w:ascii="Arial" w:hAnsi="Arial" w:cs="Arial"/>
        </w:rPr>
      </w:pPr>
      <w:r w:rsidRPr="00E66900">
        <w:rPr>
          <w:rFonts w:ascii="Arial" w:hAnsi="Arial" w:cs="Arial"/>
        </w:rPr>
        <w:t>Describir los estándares, respecto a la configuración que debe ser implementada en los dispositivos inalámbricos.</w:t>
      </w:r>
    </w:p>
    <w:p w14:paraId="252EA2DA" w14:textId="77777777" w:rsidR="00B10450" w:rsidRPr="00E66900" w:rsidRDefault="00B10450" w:rsidP="00E66900">
      <w:pPr>
        <w:pStyle w:val="Prrafodelista"/>
        <w:numPr>
          <w:ilvl w:val="0"/>
          <w:numId w:val="35"/>
        </w:numPr>
        <w:spacing w:before="120" w:after="120" w:line="360" w:lineRule="auto"/>
        <w:contextualSpacing w:val="0"/>
        <w:rPr>
          <w:rFonts w:ascii="Arial" w:hAnsi="Arial" w:cs="Arial"/>
        </w:rPr>
      </w:pPr>
      <w:r w:rsidRPr="00E66900">
        <w:rPr>
          <w:rFonts w:ascii="Arial" w:hAnsi="Arial" w:cs="Arial"/>
        </w:rPr>
        <w:t>Describir las limitaciones de uso de dispositivos inalámbricos, incluyendo ubicaciones específicas.</w:t>
      </w:r>
    </w:p>
    <w:p w14:paraId="092A47CF" w14:textId="77777777" w:rsidR="00B10450" w:rsidRPr="00E66900" w:rsidRDefault="00B10450" w:rsidP="00E66900">
      <w:pPr>
        <w:pStyle w:val="Prrafodelista"/>
        <w:numPr>
          <w:ilvl w:val="0"/>
          <w:numId w:val="37"/>
        </w:numPr>
        <w:spacing w:before="120" w:after="120" w:line="360" w:lineRule="auto"/>
        <w:contextualSpacing w:val="0"/>
        <w:rPr>
          <w:rFonts w:ascii="Arial" w:hAnsi="Arial" w:cs="Arial"/>
        </w:rPr>
      </w:pPr>
      <w:r w:rsidRPr="00E66900">
        <w:rPr>
          <w:rFonts w:ascii="Arial" w:hAnsi="Arial" w:cs="Arial"/>
        </w:rPr>
        <w:t>Establecer normas para minimizar el riesgo frente a robos en los dispositivos. Realizar periódicamente auditorias técnicas de seguridad con el fin de detectar vulnerabilidades y solucionarlas.</w:t>
      </w:r>
    </w:p>
    <w:p w14:paraId="2E08FFAE" w14:textId="758F1595" w:rsidR="002D0685" w:rsidRPr="004F327F" w:rsidRDefault="00B10450" w:rsidP="004F327F">
      <w:pPr>
        <w:pStyle w:val="Prrafodelista"/>
        <w:numPr>
          <w:ilvl w:val="0"/>
          <w:numId w:val="35"/>
        </w:numPr>
        <w:spacing w:before="120" w:after="120" w:line="360" w:lineRule="auto"/>
        <w:contextualSpacing w:val="0"/>
        <w:rPr>
          <w:rFonts w:ascii="Arial" w:hAnsi="Arial" w:cs="Arial"/>
        </w:rPr>
      </w:pPr>
      <w:r w:rsidRPr="00E66900">
        <w:rPr>
          <w:rFonts w:ascii="Arial" w:hAnsi="Arial" w:cs="Arial"/>
        </w:rPr>
        <w:t xml:space="preserve">Aplicar las normas sobre el uso de técnicas de cifrado y la gestión de claves, establecidas </w:t>
      </w:r>
      <w:r w:rsidR="003C119F" w:rsidRPr="00E66900">
        <w:rPr>
          <w:rFonts w:ascii="Arial" w:hAnsi="Arial" w:cs="Arial"/>
        </w:rPr>
        <w:t xml:space="preserve">por los procedimientos oportunos. </w:t>
      </w:r>
      <w:r w:rsidR="002F0DDD" w:rsidRPr="00E66900">
        <w:rPr>
          <w:rFonts w:ascii="Arial" w:hAnsi="Arial" w:cs="Arial"/>
        </w:rPr>
        <w:t xml:space="preserve"> </w:t>
      </w:r>
    </w:p>
    <w:p w14:paraId="5BB595D5" w14:textId="6BBBA91B" w:rsidR="00B10450" w:rsidRPr="00E66900" w:rsidRDefault="00B10450" w:rsidP="00E66900">
      <w:pPr>
        <w:spacing w:before="120" w:after="120" w:line="360" w:lineRule="auto"/>
        <w:rPr>
          <w:rFonts w:ascii="Arial" w:hAnsi="Arial" w:cs="Arial"/>
        </w:rPr>
      </w:pPr>
      <w:r w:rsidRPr="00E66900">
        <w:rPr>
          <w:rFonts w:ascii="Arial" w:hAnsi="Arial" w:cs="Arial"/>
        </w:rPr>
        <w:t xml:space="preserve">En el momento de configurar la red, el </w:t>
      </w:r>
      <w:r w:rsidR="00F75BF5" w:rsidRPr="00E66900">
        <w:rPr>
          <w:rFonts w:ascii="Arial" w:hAnsi="Arial" w:cs="Arial"/>
        </w:rPr>
        <w:t xml:space="preserve">área </w:t>
      </w:r>
      <w:r w:rsidRPr="00E66900">
        <w:rPr>
          <w:rFonts w:ascii="Arial" w:hAnsi="Arial" w:cs="Arial"/>
        </w:rPr>
        <w:t xml:space="preserve">de Comunicaciones </w:t>
      </w:r>
      <w:r w:rsidR="00712EFD" w:rsidRPr="00E66900">
        <w:rPr>
          <w:rFonts w:ascii="Arial" w:hAnsi="Arial" w:cs="Arial"/>
        </w:rPr>
        <w:t xml:space="preserve">valorará </w:t>
      </w:r>
      <w:r w:rsidRPr="00E66900">
        <w:rPr>
          <w:rFonts w:ascii="Arial" w:hAnsi="Arial" w:cs="Arial"/>
        </w:rPr>
        <w:t>aplicar las siguientes medidas de seguridad:</w:t>
      </w:r>
    </w:p>
    <w:p w14:paraId="6041FFEB" w14:textId="77777777" w:rsidR="00B10450" w:rsidRPr="00E66900" w:rsidRDefault="00B10450" w:rsidP="00E66900">
      <w:pPr>
        <w:pStyle w:val="Prrafodelista"/>
        <w:numPr>
          <w:ilvl w:val="0"/>
          <w:numId w:val="37"/>
        </w:numPr>
        <w:spacing w:before="120" w:after="120" w:line="360" w:lineRule="auto"/>
        <w:contextualSpacing w:val="0"/>
        <w:rPr>
          <w:rFonts w:ascii="Arial" w:hAnsi="Arial" w:cs="Arial"/>
        </w:rPr>
      </w:pPr>
      <w:r w:rsidRPr="00E66900">
        <w:rPr>
          <w:rFonts w:ascii="Arial" w:hAnsi="Arial" w:cs="Arial"/>
        </w:rPr>
        <w:t xml:space="preserve">Configuración de cuentas de acceso administrativas, cifrado, </w:t>
      </w:r>
      <w:proofErr w:type="spellStart"/>
      <w:r w:rsidRPr="00E66900">
        <w:rPr>
          <w:rFonts w:ascii="Arial" w:hAnsi="Arial" w:cs="Arial"/>
        </w:rPr>
        <w:t>ACLs</w:t>
      </w:r>
      <w:proofErr w:type="spellEnd"/>
      <w:r w:rsidRPr="00E66900">
        <w:rPr>
          <w:rFonts w:ascii="Arial" w:hAnsi="Arial" w:cs="Arial"/>
        </w:rPr>
        <w:t>, claves compartidas, ocultación de SSID, desactivación de DHCP, y protocolo SNMP.</w:t>
      </w:r>
    </w:p>
    <w:p w14:paraId="338EC817" w14:textId="400D3EED" w:rsidR="00CE48EE" w:rsidRPr="00086052" w:rsidRDefault="00B10450" w:rsidP="00086052">
      <w:pPr>
        <w:pStyle w:val="Prrafodelista"/>
        <w:numPr>
          <w:ilvl w:val="0"/>
          <w:numId w:val="37"/>
        </w:numPr>
        <w:spacing w:before="120" w:after="120" w:line="360" w:lineRule="auto"/>
        <w:contextualSpacing w:val="0"/>
        <w:rPr>
          <w:rFonts w:ascii="Arial" w:hAnsi="Arial" w:cs="Arial"/>
        </w:rPr>
      </w:pPr>
      <w:r w:rsidRPr="00E66900">
        <w:rPr>
          <w:rFonts w:ascii="Arial" w:hAnsi="Arial" w:cs="Arial"/>
        </w:rPr>
        <w:t>Implementación de firewalls personales en cada dispositivo para evitar accesos no autorizados desde otros dispositivos no autorizados</w:t>
      </w:r>
      <w:r w:rsidR="00E66900" w:rsidRPr="00E66900">
        <w:rPr>
          <w:rFonts w:ascii="Arial" w:hAnsi="Arial" w:cs="Arial"/>
        </w:rPr>
        <w:t>.</w:t>
      </w:r>
    </w:p>
    <w:p w14:paraId="07DFF687" w14:textId="13EBA334" w:rsidR="00977BB1" w:rsidRPr="00E66900" w:rsidRDefault="00315A03" w:rsidP="00E66900">
      <w:pPr>
        <w:pStyle w:val="Ttulo1"/>
        <w:spacing w:line="360" w:lineRule="auto"/>
        <w:rPr>
          <w:rFonts w:ascii="Arial" w:hAnsi="Arial" w:cs="Arial"/>
        </w:rPr>
      </w:pPr>
      <w:bookmarkStart w:id="63" w:name="_Toc192585562"/>
      <w:r w:rsidRPr="00E66900">
        <w:rPr>
          <w:rFonts w:ascii="Arial" w:eastAsiaTheme="minorEastAsia" w:hAnsi="Arial" w:cs="Arial"/>
          <w:caps w:val="0"/>
          <w:color w:val="auto"/>
        </w:rPr>
        <w:t>GESTIÓN DE PERMISOS EN RED</w:t>
      </w:r>
      <w:bookmarkEnd w:id="63"/>
    </w:p>
    <w:p w14:paraId="1B3340C2" w14:textId="183B6868" w:rsidR="00CE49CA" w:rsidRPr="00E66900" w:rsidRDefault="00CE48EE" w:rsidP="003D2AEC">
      <w:pPr>
        <w:spacing w:line="360" w:lineRule="auto"/>
        <w:rPr>
          <w:rFonts w:ascii="Arial" w:hAnsi="Arial" w:cs="Arial"/>
        </w:rPr>
      </w:pPr>
      <w:r w:rsidRPr="00E66900">
        <w:rPr>
          <w:rFonts w:ascii="Arial" w:hAnsi="Arial" w:cs="Arial"/>
        </w:rPr>
        <w:t xml:space="preserve">La gestión de permisos de red se realiza siguiendo lo establecido en el </w:t>
      </w:r>
      <w:r w:rsidR="00E66900" w:rsidRPr="00E66900">
        <w:rPr>
          <w:rFonts w:ascii="Arial" w:hAnsi="Arial" w:cs="Arial"/>
          <w:b/>
        </w:rPr>
        <w:t>Procedimiento de control de acceso de usuarios</w:t>
      </w:r>
      <w:r w:rsidRPr="00E66900">
        <w:rPr>
          <w:rFonts w:ascii="Arial" w:hAnsi="Arial" w:cs="Arial"/>
        </w:rPr>
        <w:t xml:space="preserve">. Se debe tener en cuenta que los usuarios sólo tendrán acceso a aquellos servicios de red que sean necesarios para desempeñar sus funciones. Además, también está establecido que dichos permisos deban </w:t>
      </w:r>
      <w:r w:rsidR="00C610D5" w:rsidRPr="00E66900">
        <w:rPr>
          <w:rFonts w:ascii="Arial" w:hAnsi="Arial" w:cs="Arial"/>
        </w:rPr>
        <w:t>periódicamente</w:t>
      </w:r>
      <w:r w:rsidRPr="00E66900">
        <w:rPr>
          <w:rFonts w:ascii="Arial" w:hAnsi="Arial" w:cs="Arial"/>
        </w:rPr>
        <w:t xml:space="preserve"> para comprobar si siguen siendo necesarios.</w:t>
      </w:r>
    </w:p>
    <w:p w14:paraId="4B671651" w14:textId="79820234" w:rsidR="00D40C2A" w:rsidRPr="00E66900" w:rsidRDefault="00B7402A" w:rsidP="00E66900">
      <w:pPr>
        <w:pStyle w:val="Ttulo1"/>
        <w:spacing w:line="360" w:lineRule="auto"/>
        <w:rPr>
          <w:rFonts w:ascii="Arial" w:hAnsi="Arial" w:cs="Arial"/>
          <w:color w:val="000000" w:themeColor="text1"/>
        </w:rPr>
      </w:pPr>
      <w:bookmarkStart w:id="64" w:name="_Toc132203685"/>
      <w:bookmarkStart w:id="65" w:name="_Toc132211905"/>
      <w:bookmarkStart w:id="66" w:name="_Toc132203686"/>
      <w:bookmarkStart w:id="67" w:name="_Toc132211906"/>
      <w:bookmarkStart w:id="68" w:name="_Toc132203687"/>
      <w:bookmarkStart w:id="69" w:name="_Toc132211907"/>
      <w:bookmarkStart w:id="70" w:name="_Toc132203688"/>
      <w:bookmarkStart w:id="71" w:name="_Toc132211908"/>
      <w:bookmarkStart w:id="72" w:name="_Toc132203689"/>
      <w:bookmarkStart w:id="73" w:name="_Toc132211909"/>
      <w:bookmarkStart w:id="74" w:name="_Toc132199767"/>
      <w:bookmarkStart w:id="75" w:name="_Toc132200113"/>
      <w:bookmarkStart w:id="76" w:name="_Toc132200283"/>
      <w:bookmarkStart w:id="77" w:name="_Toc132201231"/>
      <w:bookmarkStart w:id="78" w:name="_Toc132202848"/>
      <w:bookmarkStart w:id="79" w:name="_Toc132203690"/>
      <w:bookmarkStart w:id="80" w:name="_Toc132211910"/>
      <w:bookmarkStart w:id="81" w:name="_Toc132203691"/>
      <w:bookmarkStart w:id="82" w:name="_Toc132211911"/>
      <w:bookmarkStart w:id="83" w:name="_Toc132203692"/>
      <w:bookmarkStart w:id="84" w:name="_Toc132211912"/>
      <w:bookmarkStart w:id="85" w:name="_Toc192585563"/>
      <w:bookmarkEnd w:id="26"/>
      <w:bookmarkEnd w:id="27"/>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r w:rsidRPr="00E66900">
        <w:rPr>
          <w:rFonts w:ascii="Arial" w:hAnsi="Arial" w:cs="Arial"/>
          <w:caps w:val="0"/>
          <w:color w:val="000000" w:themeColor="text1"/>
        </w:rPr>
        <w:t>REFERENCIAS</w:t>
      </w:r>
      <w:bookmarkEnd w:id="85"/>
    </w:p>
    <w:p w14:paraId="6D0AC7D1" w14:textId="711106E1" w:rsidR="000270DC" w:rsidRPr="00E66900" w:rsidRDefault="00E66900" w:rsidP="00E66900">
      <w:pPr>
        <w:pStyle w:val="Prrafodelista"/>
        <w:numPr>
          <w:ilvl w:val="0"/>
          <w:numId w:val="7"/>
        </w:numPr>
        <w:spacing w:before="120" w:after="120" w:line="360" w:lineRule="auto"/>
        <w:ind w:hanging="357"/>
        <w:contextualSpacing w:val="0"/>
        <w:rPr>
          <w:rFonts w:ascii="Arial" w:eastAsiaTheme="minorHAnsi" w:hAnsi="Arial" w:cs="Arial"/>
        </w:rPr>
      </w:pPr>
      <w:r w:rsidRPr="00E66900">
        <w:rPr>
          <w:rFonts w:ascii="Arial" w:hAnsi="Arial" w:cs="Arial"/>
          <w:lang w:eastAsia="es-ES"/>
        </w:rPr>
        <w:t>ISO 27001:2022:</w:t>
      </w:r>
    </w:p>
    <w:p w14:paraId="393CEC1C" w14:textId="77777777" w:rsidR="00E66900" w:rsidRPr="00E66900" w:rsidRDefault="00E66900" w:rsidP="00E66900">
      <w:pPr>
        <w:pStyle w:val="Prrafodelista"/>
        <w:numPr>
          <w:ilvl w:val="1"/>
          <w:numId w:val="7"/>
        </w:numPr>
        <w:spacing w:before="120" w:after="120" w:line="360" w:lineRule="auto"/>
        <w:rPr>
          <w:rFonts w:ascii="Arial" w:eastAsiaTheme="minorHAnsi" w:hAnsi="Arial" w:cs="Arial"/>
        </w:rPr>
      </w:pPr>
      <w:r w:rsidRPr="00E66900">
        <w:rPr>
          <w:rFonts w:ascii="Arial" w:eastAsiaTheme="minorHAnsi" w:hAnsi="Arial" w:cs="Arial"/>
        </w:rPr>
        <w:t xml:space="preserve">8.20 Seguridad de redes </w:t>
      </w:r>
    </w:p>
    <w:p w14:paraId="42A088DC" w14:textId="7A30B281" w:rsidR="00A85500" w:rsidRPr="00E66900" w:rsidRDefault="00E66900" w:rsidP="00E66900">
      <w:pPr>
        <w:pStyle w:val="Prrafodelista"/>
        <w:numPr>
          <w:ilvl w:val="1"/>
          <w:numId w:val="7"/>
        </w:numPr>
        <w:spacing w:before="120" w:after="120" w:line="360" w:lineRule="auto"/>
        <w:rPr>
          <w:rFonts w:ascii="Arial" w:eastAsiaTheme="minorHAnsi" w:hAnsi="Arial" w:cs="Arial"/>
        </w:rPr>
      </w:pPr>
      <w:r w:rsidRPr="00E66900">
        <w:rPr>
          <w:rFonts w:ascii="Arial" w:eastAsiaTheme="minorHAnsi" w:hAnsi="Arial" w:cs="Arial"/>
        </w:rPr>
        <w:lastRenderedPageBreak/>
        <w:t>8.21 Seguridad de los servicios de red</w:t>
      </w:r>
    </w:p>
    <w:p w14:paraId="74A536F4" w14:textId="5504E430" w:rsidR="00D40C2A" w:rsidRDefault="00E66900" w:rsidP="00086052">
      <w:pPr>
        <w:pStyle w:val="Prrafodelista"/>
        <w:numPr>
          <w:ilvl w:val="1"/>
          <w:numId w:val="7"/>
        </w:numPr>
        <w:spacing w:before="120" w:after="120" w:line="360" w:lineRule="auto"/>
        <w:contextualSpacing w:val="0"/>
        <w:rPr>
          <w:rFonts w:ascii="Arial" w:eastAsiaTheme="minorHAnsi" w:hAnsi="Arial" w:cs="Arial"/>
        </w:rPr>
      </w:pPr>
      <w:r w:rsidRPr="00E66900">
        <w:rPr>
          <w:rFonts w:ascii="Arial" w:eastAsiaTheme="minorHAnsi" w:hAnsi="Arial" w:cs="Arial"/>
        </w:rPr>
        <w:t>8.22 Segregación en redes</w:t>
      </w:r>
      <w:bookmarkEnd w:id="18"/>
    </w:p>
    <w:p w14:paraId="49655A42" w14:textId="77777777" w:rsidR="00086052" w:rsidRPr="00086052" w:rsidRDefault="00086052" w:rsidP="00086052">
      <w:pPr>
        <w:spacing w:before="120" w:after="120" w:line="360" w:lineRule="auto"/>
        <w:rPr>
          <w:rFonts w:ascii="Arial" w:eastAsiaTheme="minorHAnsi" w:hAnsi="Arial" w:cs="Arial"/>
        </w:rPr>
      </w:pPr>
    </w:p>
    <w:sectPr w:rsidR="00086052" w:rsidRPr="00086052" w:rsidSect="005A3712">
      <w:headerReference w:type="default" r:id="rId11"/>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Autor" w:initials="A">
    <w:p w14:paraId="6798AC8C" w14:textId="77777777" w:rsidR="003B555A" w:rsidRDefault="003B555A" w:rsidP="003B555A">
      <w:pPr>
        <w:pStyle w:val="Textocomentario"/>
        <w:jc w:val="left"/>
      </w:pPr>
      <w:r>
        <w:rPr>
          <w:rStyle w:val="Refdecomentario"/>
        </w:rPr>
        <w:annotationRef/>
      </w:r>
      <w:r>
        <w:t xml:space="preserve">¿Ciberseguridad o informática? Poner nombre de área. </w:t>
      </w:r>
    </w:p>
  </w:comment>
  <w:comment w:id="22" w:author="Autor" w:initials="A">
    <w:p w14:paraId="1DA7255A" w14:textId="2933C9C2" w:rsidR="00373A3A" w:rsidRDefault="00940315">
      <w:r>
        <w:annotationRef/>
      </w:r>
      <w:r w:rsidRPr="4D9B9D7A">
        <w:t>Rellenado</w:t>
      </w:r>
    </w:p>
  </w:comment>
  <w:comment w:id="23" w:author="Autor" w:initials="A">
    <w:p w14:paraId="30F3E9D8" w14:textId="77777777" w:rsidR="003B555A" w:rsidRDefault="003B555A" w:rsidP="003B555A">
      <w:pPr>
        <w:pStyle w:val="Textocomentario"/>
        <w:jc w:val="left"/>
      </w:pPr>
      <w:r>
        <w:rPr>
          <w:rStyle w:val="Refdecomentario"/>
        </w:rPr>
        <w:annotationRef/>
      </w:r>
      <w:r>
        <w:t xml:space="preserve">Si es otra área diferente se pone el nombre, si es el mismo área se mete dentro de las actividades del área anterior. </w:t>
      </w:r>
    </w:p>
  </w:comment>
  <w:comment w:id="24" w:author="Autor" w:initials="A">
    <w:p w14:paraId="396D3E27" w14:textId="21AED8CD" w:rsidR="00373A3A" w:rsidRDefault="00940315">
      <w:r>
        <w:annotationRef/>
      </w:r>
      <w:r w:rsidRPr="34FF3C1C">
        <w:t>Rellenado</w:t>
      </w:r>
    </w:p>
  </w:comment>
  <w:comment w:id="28" w:author="Autor" w:initials="A">
    <w:p w14:paraId="54E3846C" w14:textId="0A1B55D8" w:rsidR="00373A3A" w:rsidRDefault="00940315">
      <w:r>
        <w:annotationRef/>
      </w:r>
      <w:r w:rsidRPr="2D035D45">
        <w:t>Las comunicaciones que se tienen en Spika son a través de software de terceros como Teams o Outlook, ¿Cómo aplicaría este punto?</w:t>
      </w:r>
    </w:p>
  </w:comment>
  <w:comment w:id="29" w:author="Autor" w:initials="A">
    <w:p w14:paraId="23E25BF4" w14:textId="3AFAAC37" w:rsidR="00373A3A" w:rsidRDefault="00940315">
      <w:r>
        <w:annotationRef/>
      </w:r>
      <w:r w:rsidRPr="11DC3104">
        <w:t xml:space="preserve">El cumplimiento de las soluciones SaaS /IaS se dejan en el proveedor, sin embargo si que contáis con equipos de red local que si tienen que ser gestionados (routers, VPN,etc). </w:t>
      </w:r>
    </w:p>
  </w:comment>
  <w:comment w:id="32" w:author="Autor" w:initials="A">
    <w:p w14:paraId="0B651C52" w14:textId="77777777" w:rsidR="003B555A" w:rsidRDefault="003B555A" w:rsidP="003B555A">
      <w:pPr>
        <w:pStyle w:val="Textocomentario"/>
        <w:jc w:val="left"/>
      </w:pPr>
      <w:r>
        <w:rPr>
          <w:rStyle w:val="Refdecomentario"/>
        </w:rPr>
        <w:annotationRef/>
      </w:r>
      <w:r>
        <w:t xml:space="preserve">Dejar lo que se tenga, aunque debería contarse con las medidas mínimas de antivirus, WAF y EDR y VPN. </w:t>
      </w:r>
    </w:p>
  </w:comment>
  <w:comment w:id="33" w:author="Autor" w:initials="A">
    <w:p w14:paraId="4937229B" w14:textId="63BDA983" w:rsidR="00373A3A" w:rsidRDefault="00940315">
      <w:r>
        <w:annotationRef/>
      </w:r>
      <w:r w:rsidRPr="15E78D3C">
        <w:t xml:space="preserve">¿Cuáles son los imprescindible? Por ejemplo, tenemos firewall, pero es de la universidad, que nos aplica a nosotros pero no tenemos control, o por ejemplo, para el edr tenemos el sistema de tokens, no se si eso es suficientes. Por cierto, en cuanto al antivirus, ¿Es necesario uno dedicado o con tener bien configurado el windows defender es necesario?  </w:t>
      </w:r>
    </w:p>
  </w:comment>
  <w:comment w:id="34" w:author="Autor" w:initials="A">
    <w:p w14:paraId="2CBB6C11" w14:textId="49A9A521" w:rsidR="00373A3A" w:rsidRDefault="00940315">
      <w:r>
        <w:annotationRef/>
      </w:r>
      <w:r w:rsidRPr="362E584F">
        <w:t>Como imprescindibles:</w:t>
      </w:r>
    </w:p>
    <w:p w14:paraId="7051A4B3" w14:textId="3AFD8792" w:rsidR="00373A3A" w:rsidRDefault="00940315">
      <w:r w:rsidRPr="43D38F9A">
        <w:t xml:space="preserve">Antivirus actualizado, WAF, VPN. </w:t>
      </w:r>
    </w:p>
  </w:comment>
  <w:comment w:id="35" w:author="Autor" w:initials="A">
    <w:p w14:paraId="571018AC" w14:textId="24E4C478" w:rsidR="00373A3A" w:rsidRDefault="00940315">
      <w:r>
        <w:annotationRef/>
      </w:r>
      <w:r w:rsidRPr="3E09C5D9">
        <w:t>No tenemos</w:t>
      </w:r>
    </w:p>
  </w:comment>
  <w:comment w:id="36" w:author="Autor" w:initials="A">
    <w:p w14:paraId="67BEDA37" w14:textId="01CC8BE8" w:rsidR="00373A3A" w:rsidRDefault="00940315">
      <w:r>
        <w:annotationRef/>
      </w:r>
      <w:r w:rsidRPr="496CEC3D">
        <w:t xml:space="preserve">¿Podéis llegar a preguntar como está el firewall de la universidad, si cuentan con IDS/ IPS? Si no podemos meter instalar firewall a nivel local </w:t>
      </w:r>
    </w:p>
  </w:comment>
  <w:comment w:id="37" w:author="Autor" w:initials="A">
    <w:p w14:paraId="5E26A8B6" w14:textId="1F3332EA" w:rsidR="00373A3A" w:rsidRDefault="00940315">
      <w:r>
        <w:annotationRef/>
      </w:r>
      <w:r w:rsidRPr="223E0B97">
        <w:t>De acuerdo</w:t>
      </w:r>
    </w:p>
  </w:comment>
  <w:comment w:id="40" w:author="Autor" w:initials="A">
    <w:p w14:paraId="1B4A3E6B" w14:textId="688E829B" w:rsidR="00373A3A" w:rsidRDefault="00940315">
      <w:r>
        <w:annotationRef/>
      </w:r>
      <w:r w:rsidRPr="0CB9CC94">
        <w:t>En nuestro caso somos 20 empleados y estamos en una oficina que solo es una sala por lo que no tenemos la red fragmentada ¿Es necesario?</w:t>
      </w:r>
    </w:p>
  </w:comment>
  <w:comment w:id="41" w:author="Autor" w:initials="A">
    <w:p w14:paraId="47907EF9" w14:textId="2BC73516" w:rsidR="00373A3A" w:rsidRDefault="00940315">
      <w:r>
        <w:annotationRef/>
      </w:r>
      <w:r w:rsidRPr="34B4D8CD">
        <w:t>En vuestro caso y debido a que no es una organización "compleja" debéis realizar lo siguiente para cumplir con ISO 27001:  Estudiarse la viabilidad de segregar las redes en menos puntos, por ejemplo,VLAN para una red de administración y una VLAN deusuarios internos.La red wifi debe ser segregada o anulada.</w:t>
      </w:r>
    </w:p>
  </w:comment>
  <w:comment w:id="42" w:author="Autor" w:initials="A">
    <w:p w14:paraId="1C6D1D93" w14:textId="4F86D4EA" w:rsidR="00373A3A" w:rsidRDefault="00940315">
      <w:r>
        <w:annotationRef/>
      </w:r>
      <w:r w:rsidRPr="288001A0">
        <w:t>Al estar en la universidad, y ser tan pocos empleados, veo complicado implementarlo</w:t>
      </w:r>
    </w:p>
  </w:comment>
  <w:comment w:id="43" w:author="Autor" w:initials="A">
    <w:p w14:paraId="5831DC6E" w14:textId="5EA0D70B" w:rsidR="00373A3A" w:rsidRDefault="00940315">
      <w:r>
        <w:annotationRef/>
      </w:r>
      <w:r w:rsidRPr="711C3455">
        <w:t xml:space="preserve">En ese caso se justifica frente al auditor. Nosotros os indicamos lo que establece la norma, después el auditor dependiendo de la justificación o lo pasará o no. </w:t>
      </w:r>
    </w:p>
  </w:comment>
  <w:comment w:id="45" w:author="Autor" w:initials="A">
    <w:p w14:paraId="2F2DEA29" w14:textId="2532E0C3" w:rsidR="00373A3A" w:rsidRDefault="00940315">
      <w:r>
        <w:annotationRef/>
      </w:r>
      <w:r w:rsidRPr="11B902FE">
        <w:t>Nosotros usamos portátiles y tenemos tele trabajo ¿Cómo aplicaría esto?, lo que si que tenemos es algunos ordenadores fijos para procesamiento, a esos si que se le podría aplicar un candado o algo similar</w:t>
      </w:r>
    </w:p>
  </w:comment>
  <w:comment w:id="46" w:author="Autor" w:initials="A">
    <w:p w14:paraId="2BFEF44B" w14:textId="4E90E522" w:rsidR="00373A3A" w:rsidRDefault="00940315">
      <w:r>
        <w:annotationRef/>
      </w:r>
      <w:r w:rsidRPr="6CF3B6A6">
        <w:t xml:space="preserve">En los ordenadores fijo si debéis contar con mecanismos para evitar los robos. </w:t>
      </w:r>
    </w:p>
  </w:comment>
  <w:comment w:id="47" w:author="Autor" w:initials="A">
    <w:p w14:paraId="7C4A841B" w14:textId="066AC7F3" w:rsidR="00373A3A" w:rsidRDefault="00940315">
      <w:r>
        <w:annotationRef/>
      </w:r>
      <w:r w:rsidRPr="418A17E6">
        <w:t>Okey</w:t>
      </w:r>
    </w:p>
  </w:comment>
  <w:comment w:id="48" w:author="Autor" w:initials="A">
    <w:p w14:paraId="42785289" w14:textId="77777777" w:rsidR="003B555A" w:rsidRDefault="003B555A" w:rsidP="003B555A">
      <w:pPr>
        <w:pStyle w:val="Textocomentario"/>
        <w:jc w:val="left"/>
      </w:pPr>
      <w:r>
        <w:rPr>
          <w:rStyle w:val="Refdecomentario"/>
        </w:rPr>
        <w:annotationRef/>
      </w:r>
      <w:r>
        <w:t>Entiendo que esto no lo tenéis</w:t>
      </w:r>
    </w:p>
  </w:comment>
  <w:comment w:id="49" w:author="Autor" w:initials="A">
    <w:p w14:paraId="6C302430" w14:textId="5DA14976" w:rsidR="00373A3A" w:rsidRDefault="00940315">
      <w:r>
        <w:annotationRef/>
      </w:r>
      <w:r w:rsidRPr="54C27511">
        <w:t>No lo tenemos, ¿Es necesario?</w:t>
      </w:r>
    </w:p>
  </w:comment>
  <w:comment w:id="50" w:author="Autor" w:initials="A">
    <w:p w14:paraId="569F813A" w14:textId="6882ED80" w:rsidR="00373A3A" w:rsidRDefault="00940315">
      <w:r>
        <w:annotationRef/>
      </w:r>
      <w:r w:rsidRPr="243AA049">
        <w:t>Debería ser algo a considerar a futuro, concretamente en la norma ISO  nos viene pidiendo que se consideren, regletas preparadas frente a picos</w:t>
      </w:r>
    </w:p>
    <w:p w14:paraId="25FE4C8B" w14:textId="4E0C38E3" w:rsidR="00373A3A" w:rsidRDefault="00940315">
      <w:r w:rsidRPr="26C607D7">
        <w:t xml:space="preserve">de tensión o SAI a nivel de equipos instalados en las oficinas". Lo podéis considerar y estudiar por si tenéis la capacidad de haceros con uno. </w:t>
      </w:r>
    </w:p>
  </w:comment>
  <w:comment w:id="51" w:author="Autor" w:initials="A">
    <w:p w14:paraId="588A8581" w14:textId="79E2017F" w:rsidR="00373A3A" w:rsidRDefault="00940315">
      <w:r>
        <w:annotationRef/>
      </w:r>
      <w:r w:rsidRPr="5983DCBA">
        <w:t>De acuerdo</w:t>
      </w:r>
    </w:p>
  </w:comment>
  <w:comment w:id="53" w:author="Autor" w:initials="A">
    <w:p w14:paraId="222F2706" w14:textId="18E2B204" w:rsidR="00373A3A" w:rsidRDefault="00940315">
      <w:r>
        <w:annotationRef/>
      </w:r>
      <w:r w:rsidRPr="29B3BB27">
        <w:t>No tenemos servidores</w:t>
      </w:r>
    </w:p>
  </w:comment>
  <w:comment w:id="54" w:author="Autor" w:initials="A">
    <w:p w14:paraId="6A8A92F8" w14:textId="1410EE1D" w:rsidR="00373A3A" w:rsidRDefault="00940315">
      <w:r>
        <w:annotationRef/>
      </w:r>
      <w:r w:rsidRPr="0B4D315E">
        <w:t xml:space="preserve">quitado. </w:t>
      </w:r>
    </w:p>
  </w:comment>
  <w:comment w:id="55" w:author="Autor" w:initials="A">
    <w:p w14:paraId="78DB5816" w14:textId="38F13664" w:rsidR="00373A3A" w:rsidRDefault="00940315">
      <w:r>
        <w:annotationRef/>
      </w:r>
      <w:r w:rsidRPr="14DA344E">
        <w:t>¿Este punto a que se refiere exactamente?</w:t>
      </w:r>
    </w:p>
  </w:comment>
  <w:comment w:id="56" w:author="Autor" w:initials="A">
    <w:p w14:paraId="73BBC594" w14:textId="2D264040" w:rsidR="00373A3A" w:rsidRDefault="00940315">
      <w:r>
        <w:annotationRef/>
      </w:r>
      <w:r w:rsidRPr="3215DCD2">
        <w:t xml:space="preserve">A los procedimientos de registros de acceso de las acciones que realizan los usuarios. </w:t>
      </w:r>
    </w:p>
  </w:comment>
  <w:comment w:id="57" w:author="Autor" w:initials="A">
    <w:p w14:paraId="66197F3A" w14:textId="6308CAAC" w:rsidR="00373A3A" w:rsidRDefault="00940315">
      <w:r>
        <w:annotationRef/>
      </w:r>
      <w:r w:rsidRPr="31B196EB">
        <w:t xml:space="preserve">Esto al </w:t>
      </w:r>
      <w:r w:rsidRPr="31B196EB">
        <w:t>final lo haremos con revisiones periódicas como dijimos en el correo, ¿Cómo aplica?</w:t>
      </w:r>
    </w:p>
  </w:comment>
  <w:comment w:id="58" w:author="Autor" w:initials="A">
    <w:p w14:paraId="27DB869F" w14:textId="53A03722" w:rsidR="00373A3A" w:rsidRDefault="00940315">
      <w:r>
        <w:annotationRef/>
      </w:r>
      <w:r w:rsidRPr="0C94C04F">
        <w:t xml:space="preserve">En el procedimiento de control de acceso viene un punto de las revisiones periódicas. </w:t>
      </w:r>
    </w:p>
  </w:comment>
  <w:comment w:id="60" w:author="Autor" w:initials="A">
    <w:p w14:paraId="3A15A204" w14:textId="27B0E2D1" w:rsidR="00373A3A" w:rsidRDefault="00940315">
      <w:r>
        <w:annotationRef/>
      </w:r>
      <w:r w:rsidRPr="4FAD9B2E">
        <w:t>Nuestra red es pequeña como he explicado antes, no se si este punto aplica</w:t>
      </w:r>
    </w:p>
  </w:comment>
  <w:comment w:id="61" w:author="Autor" w:initials="A">
    <w:p w14:paraId="3EED5974" w14:textId="3A84A8FE" w:rsidR="00373A3A" w:rsidRDefault="00940315">
      <w:r>
        <w:annotationRef/>
      </w:r>
      <w:r w:rsidRPr="3BB475B4">
        <w:t xml:space="preserve">Si aplicarían, uso de protocolos y cosas que veáis viables realizar, cosas complejas pueden quitarse y meterse como refuerzos de plan de tratamiento de riesgos.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98AC8C" w15:done="1"/>
  <w15:commentEx w15:paraId="1DA7255A" w15:paraIdParent="6798AC8C" w15:done="1"/>
  <w15:commentEx w15:paraId="30F3E9D8" w15:done="1"/>
  <w15:commentEx w15:paraId="396D3E27" w15:paraIdParent="30F3E9D8" w15:done="1"/>
  <w15:commentEx w15:paraId="54E3846C" w15:done="1"/>
  <w15:commentEx w15:paraId="23E25BF4" w15:paraIdParent="54E3846C" w15:done="1"/>
  <w15:commentEx w15:paraId="0B651C52" w15:done="1"/>
  <w15:commentEx w15:paraId="4937229B" w15:paraIdParent="0B651C52" w15:done="1"/>
  <w15:commentEx w15:paraId="7051A4B3" w15:paraIdParent="0B651C52" w15:done="1"/>
  <w15:commentEx w15:paraId="571018AC" w15:done="1"/>
  <w15:commentEx w15:paraId="67BEDA37" w15:paraIdParent="571018AC" w15:done="1"/>
  <w15:commentEx w15:paraId="5E26A8B6" w15:paraIdParent="571018AC" w15:done="1"/>
  <w15:commentEx w15:paraId="1B4A3E6B" w15:done="0"/>
  <w15:commentEx w15:paraId="47907EF9" w15:paraIdParent="1B4A3E6B" w15:done="0"/>
  <w15:commentEx w15:paraId="1C6D1D93" w15:paraIdParent="1B4A3E6B" w15:done="0"/>
  <w15:commentEx w15:paraId="5831DC6E" w15:paraIdParent="1B4A3E6B" w15:done="0"/>
  <w15:commentEx w15:paraId="2F2DEA29" w15:done="1"/>
  <w15:commentEx w15:paraId="2BFEF44B" w15:paraIdParent="2F2DEA29" w15:done="1"/>
  <w15:commentEx w15:paraId="7C4A841B" w15:paraIdParent="2F2DEA29" w15:done="1"/>
  <w15:commentEx w15:paraId="42785289" w15:done="1"/>
  <w15:commentEx w15:paraId="6C302430" w15:paraIdParent="42785289" w15:done="1"/>
  <w15:commentEx w15:paraId="25FE4C8B" w15:paraIdParent="42785289" w15:done="1"/>
  <w15:commentEx w15:paraId="588A8581" w15:paraIdParent="42785289" w15:done="1"/>
  <w15:commentEx w15:paraId="222F2706" w15:done="1"/>
  <w15:commentEx w15:paraId="6A8A92F8" w15:paraIdParent="222F2706" w15:done="1"/>
  <w15:commentEx w15:paraId="78DB5816" w15:done="0"/>
  <w15:commentEx w15:paraId="73BBC594" w15:paraIdParent="78DB5816" w15:done="0"/>
  <w15:commentEx w15:paraId="66197F3A" w15:paraIdParent="78DB5816" w15:done="0"/>
  <w15:commentEx w15:paraId="27DB869F" w15:paraIdParent="78DB5816" w15:done="0"/>
  <w15:commentEx w15:paraId="3A15A204" w15:done="0"/>
  <w15:commentEx w15:paraId="3EED5974" w15:paraIdParent="3A15A20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98AC8C" w16cid:durableId="2CEB7B68"/>
  <w16cid:commentId w16cid:paraId="1DA7255A" w16cid:durableId="6CD8C466"/>
  <w16cid:commentId w16cid:paraId="30F3E9D8" w16cid:durableId="7DDE8E9D"/>
  <w16cid:commentId w16cid:paraId="396D3E27" w16cid:durableId="03BA0AB0"/>
  <w16cid:commentId w16cid:paraId="54E3846C" w16cid:durableId="5B9883A7"/>
  <w16cid:commentId w16cid:paraId="23E25BF4" w16cid:durableId="303F3B2C"/>
  <w16cid:commentId w16cid:paraId="0B651C52" w16cid:durableId="1FC77EF5"/>
  <w16cid:commentId w16cid:paraId="4937229B" w16cid:durableId="42D7580D"/>
  <w16cid:commentId w16cid:paraId="7051A4B3" w16cid:durableId="61F7295C"/>
  <w16cid:commentId w16cid:paraId="571018AC" w16cid:durableId="058E83C5"/>
  <w16cid:commentId w16cid:paraId="67BEDA37" w16cid:durableId="307303A7"/>
  <w16cid:commentId w16cid:paraId="5E26A8B6" w16cid:durableId="374194EC"/>
  <w16cid:commentId w16cid:paraId="1B4A3E6B" w16cid:durableId="5E4D019D"/>
  <w16cid:commentId w16cid:paraId="47907EF9" w16cid:durableId="157E7882"/>
  <w16cid:commentId w16cid:paraId="1C6D1D93" w16cid:durableId="64C9C9B1"/>
  <w16cid:commentId w16cid:paraId="5831DC6E" w16cid:durableId="03C4D57E"/>
  <w16cid:commentId w16cid:paraId="2F2DEA29" w16cid:durableId="01C39FB4"/>
  <w16cid:commentId w16cid:paraId="2BFEF44B" w16cid:durableId="141C6962"/>
  <w16cid:commentId w16cid:paraId="7C4A841B" w16cid:durableId="4ED87BDB"/>
  <w16cid:commentId w16cid:paraId="42785289" w16cid:durableId="5F1BCBCE"/>
  <w16cid:commentId w16cid:paraId="6C302430" w16cid:durableId="308DD233"/>
  <w16cid:commentId w16cid:paraId="25FE4C8B" w16cid:durableId="255AF9F9"/>
  <w16cid:commentId w16cid:paraId="588A8581" w16cid:durableId="5C5C9BE8"/>
  <w16cid:commentId w16cid:paraId="222F2706" w16cid:durableId="18E70F18"/>
  <w16cid:commentId w16cid:paraId="6A8A92F8" w16cid:durableId="4EC154EA"/>
  <w16cid:commentId w16cid:paraId="78DB5816" w16cid:durableId="4A96683C"/>
  <w16cid:commentId w16cid:paraId="73BBC594" w16cid:durableId="2887C207"/>
  <w16cid:commentId w16cid:paraId="66197F3A" w16cid:durableId="22D52C40"/>
  <w16cid:commentId w16cid:paraId="27DB869F" w16cid:durableId="0C5A659B"/>
  <w16cid:commentId w16cid:paraId="3A15A204" w16cid:durableId="6282E994"/>
  <w16cid:commentId w16cid:paraId="3EED5974" w16cid:durableId="5CBA89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9228B" w14:textId="77777777" w:rsidR="00160EFD" w:rsidRDefault="00160EFD" w:rsidP="00BC403B">
      <w:r>
        <w:separator/>
      </w:r>
    </w:p>
  </w:endnote>
  <w:endnote w:type="continuationSeparator" w:id="0">
    <w:p w14:paraId="1BA4E047" w14:textId="77777777" w:rsidR="00160EFD" w:rsidRDefault="00160EFD" w:rsidP="00BC403B">
      <w:r>
        <w:continuationSeparator/>
      </w:r>
    </w:p>
  </w:endnote>
  <w:endnote w:type="continuationNotice" w:id="1">
    <w:p w14:paraId="7BCD7001" w14:textId="77777777" w:rsidR="00160EFD" w:rsidRDefault="00160E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altName w:val="Bahnschrift Light"/>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D9AD5" w14:textId="77777777" w:rsidR="00160EFD" w:rsidRDefault="00160EFD" w:rsidP="00BC403B">
      <w:r>
        <w:separator/>
      </w:r>
    </w:p>
  </w:footnote>
  <w:footnote w:type="continuationSeparator" w:id="0">
    <w:p w14:paraId="0E18DE99" w14:textId="77777777" w:rsidR="00160EFD" w:rsidRDefault="00160EFD" w:rsidP="00BC403B">
      <w:r>
        <w:continuationSeparator/>
      </w:r>
    </w:p>
  </w:footnote>
  <w:footnote w:type="continuationNotice" w:id="1">
    <w:p w14:paraId="51DCAA67" w14:textId="77777777" w:rsidR="00160EFD" w:rsidRDefault="00160EF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A40511" w:rsidRPr="008D21BE" w14:paraId="5FF82917" w14:textId="77777777" w:rsidTr="007F1D67">
      <w:trPr>
        <w:trHeight w:val="699"/>
      </w:trPr>
      <w:tc>
        <w:tcPr>
          <w:tcW w:w="3026" w:type="dxa"/>
          <w:vMerge w:val="restart"/>
        </w:tcPr>
        <w:p w14:paraId="07BD26F3" w14:textId="77777777" w:rsidR="00A40511" w:rsidRPr="00A40511" w:rsidRDefault="00A40511" w:rsidP="00A40511">
          <w:pPr>
            <w:pStyle w:val="Encabezado"/>
            <w:jc w:val="both"/>
            <w:rPr>
              <w:i w:val="0"/>
              <w:iCs/>
            </w:rPr>
          </w:pPr>
          <w:r w:rsidRPr="00A40511">
            <w:rPr>
              <w:i w:val="0"/>
              <w:iCs/>
            </w:rPr>
            <w:drawing>
              <wp:anchor distT="0" distB="0" distL="114300" distR="114300" simplePos="0" relativeHeight="251659264" behindDoc="0" locked="0" layoutInCell="1" allowOverlap="1" wp14:anchorId="30F6BB49" wp14:editId="047BA2F5">
                <wp:simplePos x="0" y="0"/>
                <wp:positionH relativeFrom="column">
                  <wp:posOffset>26035</wp:posOffset>
                </wp:positionH>
                <wp:positionV relativeFrom="paragraph">
                  <wp:posOffset>165100</wp:posOffset>
                </wp:positionV>
                <wp:extent cx="1721709" cy="678180"/>
                <wp:effectExtent l="0" t="0" r="0" b="7620"/>
                <wp:wrapNone/>
                <wp:docPr id="1429634008"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7E8BE2D5" w14:textId="77777777" w:rsidR="00A40511" w:rsidRPr="00A40511" w:rsidRDefault="00A40511" w:rsidP="00A40511">
          <w:pPr>
            <w:pStyle w:val="Encabezado"/>
            <w:jc w:val="left"/>
            <w:rPr>
              <w:i w:val="0"/>
              <w:iCs/>
              <w:szCs w:val="20"/>
            </w:rPr>
          </w:pPr>
          <w:r w:rsidRPr="00A40511">
            <w:rPr>
              <w:i w:val="0"/>
              <w:iCs/>
              <w:szCs w:val="20"/>
            </w:rPr>
            <w:t>PROCEDIMIENTO DE</w:t>
          </w:r>
        </w:p>
        <w:p w14:paraId="3CDC5591" w14:textId="77777777" w:rsidR="00A40511" w:rsidRPr="00A40511" w:rsidRDefault="00A40511" w:rsidP="00A40511">
          <w:pPr>
            <w:pStyle w:val="Encabezado"/>
            <w:jc w:val="left"/>
            <w:rPr>
              <w:i w:val="0"/>
              <w:iCs/>
            </w:rPr>
          </w:pPr>
          <w:r w:rsidRPr="00A40511">
            <w:rPr>
              <w:i w:val="0"/>
              <w:iCs/>
            </w:rPr>
            <w:t>SEGREGACIÓN DE REDES Y</w:t>
          </w:r>
        </w:p>
        <w:p w14:paraId="578A0C2C" w14:textId="5CC7C0DC" w:rsidR="00A40511" w:rsidRPr="00A40511" w:rsidRDefault="00A40511" w:rsidP="00A40511">
          <w:pPr>
            <w:pStyle w:val="Encabezado"/>
            <w:jc w:val="left"/>
            <w:rPr>
              <w:i w:val="0"/>
              <w:iCs/>
              <w:szCs w:val="20"/>
            </w:rPr>
          </w:pPr>
          <w:r w:rsidRPr="00A40511">
            <w:rPr>
              <w:i w:val="0"/>
              <w:iCs/>
            </w:rPr>
            <w:t>FLUJOS DE INFORMACIÓN</w:t>
          </w:r>
        </w:p>
      </w:tc>
      <w:tc>
        <w:tcPr>
          <w:tcW w:w="3026" w:type="dxa"/>
        </w:tcPr>
        <w:p w14:paraId="6601EB7E" w14:textId="77777777" w:rsidR="00A40511" w:rsidRPr="00A40511" w:rsidRDefault="00A40511" w:rsidP="00A40511">
          <w:pPr>
            <w:pStyle w:val="Encabezado"/>
            <w:jc w:val="left"/>
            <w:rPr>
              <w:i w:val="0"/>
              <w:iCs/>
            </w:rPr>
          </w:pPr>
        </w:p>
        <w:p w14:paraId="72B4361C" w14:textId="485CED2F" w:rsidR="00A40511" w:rsidRPr="00A40511" w:rsidRDefault="00A40511" w:rsidP="00A40511">
          <w:pPr>
            <w:pStyle w:val="Encabezado"/>
            <w:jc w:val="left"/>
            <w:rPr>
              <w:i w:val="0"/>
              <w:iCs/>
            </w:rPr>
          </w:pPr>
          <w:r w:rsidRPr="00A40511">
            <w:rPr>
              <w:i w:val="0"/>
              <w:iCs/>
            </w:rPr>
            <w:t>Código: PRO-0</w:t>
          </w:r>
          <w:r w:rsidR="006C4B83">
            <w:rPr>
              <w:i w:val="0"/>
              <w:iCs/>
            </w:rPr>
            <w:t>20</w:t>
          </w:r>
          <w:r w:rsidRPr="00A40511">
            <w:rPr>
              <w:i w:val="0"/>
              <w:iCs/>
            </w:rPr>
            <w:t>.01</w:t>
          </w:r>
        </w:p>
        <w:p w14:paraId="068CBB40" w14:textId="77777777" w:rsidR="00A40511" w:rsidRPr="00A40511" w:rsidRDefault="00A40511" w:rsidP="00A40511">
          <w:pPr>
            <w:pStyle w:val="Encabezado"/>
            <w:jc w:val="left"/>
            <w:rPr>
              <w:i w:val="0"/>
              <w:iCs/>
            </w:rPr>
          </w:pPr>
        </w:p>
      </w:tc>
    </w:tr>
    <w:tr w:rsidR="00A40511" w:rsidRPr="008D21BE" w14:paraId="62855ABC" w14:textId="77777777" w:rsidTr="007F1D67">
      <w:trPr>
        <w:trHeight w:val="746"/>
      </w:trPr>
      <w:tc>
        <w:tcPr>
          <w:tcW w:w="3026" w:type="dxa"/>
          <w:vMerge/>
        </w:tcPr>
        <w:p w14:paraId="4E4D42F4" w14:textId="77777777" w:rsidR="00A40511" w:rsidRPr="00A40511" w:rsidRDefault="00A40511" w:rsidP="00A40511">
          <w:pPr>
            <w:pStyle w:val="Encabezado"/>
            <w:rPr>
              <w:i w:val="0"/>
              <w:iCs/>
            </w:rPr>
          </w:pPr>
        </w:p>
      </w:tc>
      <w:tc>
        <w:tcPr>
          <w:tcW w:w="3026" w:type="dxa"/>
        </w:tcPr>
        <w:p w14:paraId="050E5E31" w14:textId="77777777" w:rsidR="00A40511" w:rsidRPr="00A40511" w:rsidRDefault="00A40511" w:rsidP="00A40511">
          <w:pPr>
            <w:pStyle w:val="Encabezado"/>
            <w:jc w:val="both"/>
            <w:rPr>
              <w:i w:val="0"/>
              <w:iCs/>
            </w:rPr>
          </w:pPr>
          <w:r w:rsidRPr="00A40511">
            <w:rPr>
              <w:i w:val="0"/>
              <w:iCs/>
            </w:rPr>
            <w:t>USO OFICIAL INTERNO</w:t>
          </w:r>
        </w:p>
        <w:p w14:paraId="13401F39" w14:textId="77777777" w:rsidR="00A40511" w:rsidRPr="00A40511" w:rsidRDefault="00A40511" w:rsidP="00A40511">
          <w:pPr>
            <w:pStyle w:val="Encabezado"/>
            <w:jc w:val="left"/>
            <w:rPr>
              <w:i w:val="0"/>
              <w:iCs/>
            </w:rPr>
          </w:pPr>
          <w:r w:rsidRPr="00A40511">
            <w:rPr>
              <w:i w:val="0"/>
              <w:iCs/>
            </w:rPr>
            <w:t>RESTRINGIDO</w:t>
          </w:r>
        </w:p>
      </w:tc>
      <w:tc>
        <w:tcPr>
          <w:tcW w:w="3026" w:type="dxa"/>
        </w:tcPr>
        <w:p w14:paraId="1DFA81A2" w14:textId="77777777" w:rsidR="00A40511" w:rsidRPr="00A40511" w:rsidRDefault="00A40511" w:rsidP="00A40511">
          <w:pPr>
            <w:pStyle w:val="Encabezado"/>
            <w:jc w:val="left"/>
            <w:rPr>
              <w:i w:val="0"/>
              <w:iCs/>
            </w:rPr>
          </w:pPr>
        </w:p>
        <w:p w14:paraId="2E4BF8F9" w14:textId="0B460FF7" w:rsidR="00A40511" w:rsidRPr="00A40511" w:rsidRDefault="00A40511" w:rsidP="00A40511">
          <w:pPr>
            <w:pStyle w:val="Encabezado"/>
            <w:jc w:val="left"/>
            <w:rPr>
              <w:i w:val="0"/>
              <w:iCs/>
            </w:rPr>
          </w:pPr>
          <w:r w:rsidRPr="00A40511">
            <w:rPr>
              <w:i w:val="0"/>
              <w:iCs/>
            </w:rPr>
            <w:t>Fecha de vigor: 1</w:t>
          </w:r>
          <w:r w:rsidR="00144C54">
            <w:rPr>
              <w:i w:val="0"/>
              <w:iCs/>
            </w:rPr>
            <w:t>2</w:t>
          </w:r>
          <w:r w:rsidRPr="00A40511">
            <w:rPr>
              <w:i w:val="0"/>
              <w:iCs/>
            </w:rPr>
            <w:t>/03/2025</w:t>
          </w:r>
        </w:p>
        <w:p w14:paraId="339B291F" w14:textId="77777777" w:rsidR="00A40511" w:rsidRPr="00A40511" w:rsidRDefault="00A40511" w:rsidP="00A40511">
          <w:pPr>
            <w:pStyle w:val="Encabezado"/>
            <w:jc w:val="left"/>
            <w:rPr>
              <w:i w:val="0"/>
              <w:iCs/>
            </w:rPr>
          </w:pPr>
        </w:p>
      </w:tc>
    </w:tr>
  </w:tbl>
  <w:p w14:paraId="401B295D" w14:textId="5D61B081" w:rsidR="003B555A" w:rsidRPr="00A40511" w:rsidRDefault="003B555A" w:rsidP="00A405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F2C"/>
    <w:multiLevelType w:val="hybridMultilevel"/>
    <w:tmpl w:val="5F42FBC6"/>
    <w:lvl w:ilvl="0" w:tplc="0C0A0003">
      <w:start w:val="1"/>
      <w:numFmt w:val="bullet"/>
      <w:lvlText w:val="o"/>
      <w:lvlJc w:val="left"/>
      <w:pPr>
        <w:ind w:left="1434" w:hanging="360"/>
      </w:pPr>
      <w:rPr>
        <w:rFonts w:ascii="Courier New" w:hAnsi="Courier New" w:cs="Courier New"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2" w15:restartNumberingAfterBreak="0">
    <w:nsid w:val="11C31291"/>
    <w:multiLevelType w:val="hybridMultilevel"/>
    <w:tmpl w:val="15D85574"/>
    <w:lvl w:ilvl="0" w:tplc="0C0A0003">
      <w:start w:val="1"/>
      <w:numFmt w:val="bullet"/>
      <w:lvlText w:val="o"/>
      <w:lvlJc w:val="left"/>
      <w:pPr>
        <w:ind w:left="1434" w:hanging="360"/>
      </w:pPr>
      <w:rPr>
        <w:rFonts w:ascii="Courier New" w:hAnsi="Courier New" w:cs="Courier New"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3" w15:restartNumberingAfterBreak="0">
    <w:nsid w:val="188C584B"/>
    <w:multiLevelType w:val="hybridMultilevel"/>
    <w:tmpl w:val="13E21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A2000BE"/>
    <w:multiLevelType w:val="hybridMultilevel"/>
    <w:tmpl w:val="31644B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DDC3B82"/>
    <w:multiLevelType w:val="hybridMultilevel"/>
    <w:tmpl w:val="608415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8B6781D"/>
    <w:multiLevelType w:val="hybridMultilevel"/>
    <w:tmpl w:val="66BA4D1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B2D15B3"/>
    <w:multiLevelType w:val="hybridMultilevel"/>
    <w:tmpl w:val="68B2E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097583A"/>
    <w:multiLevelType w:val="hybridMultilevel"/>
    <w:tmpl w:val="DAC41CB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33FF72EF"/>
    <w:multiLevelType w:val="hybridMultilevel"/>
    <w:tmpl w:val="21AAE6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3E6D2299"/>
    <w:multiLevelType w:val="hybridMultilevel"/>
    <w:tmpl w:val="00003C8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F9B6529"/>
    <w:multiLevelType w:val="hybridMultilevel"/>
    <w:tmpl w:val="5EA41E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3A54E1F"/>
    <w:multiLevelType w:val="hybridMultilevel"/>
    <w:tmpl w:val="5D226D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46B0966"/>
    <w:multiLevelType w:val="hybridMultilevel"/>
    <w:tmpl w:val="8DB4D72C"/>
    <w:lvl w:ilvl="0" w:tplc="55EC90C0">
      <w:numFmt w:val="bullet"/>
      <w:lvlText w:val=""/>
      <w:lvlJc w:val="left"/>
      <w:pPr>
        <w:ind w:left="893" w:hanging="356"/>
      </w:pPr>
      <w:rPr>
        <w:rFonts w:ascii="Symbol" w:eastAsia="Symbol" w:hAnsi="Symbol" w:cs="Symbol" w:hint="default"/>
        <w:color w:val="355A79"/>
        <w:w w:val="100"/>
        <w:sz w:val="20"/>
        <w:szCs w:val="20"/>
        <w:lang w:val="es-ES" w:eastAsia="en-US" w:bidi="ar-SA"/>
      </w:rPr>
    </w:lvl>
    <w:lvl w:ilvl="1" w:tplc="7D4ADDD4">
      <w:numFmt w:val="bullet"/>
      <w:lvlText w:val="•"/>
      <w:lvlJc w:val="left"/>
      <w:pPr>
        <w:ind w:left="1810" w:hanging="356"/>
      </w:pPr>
      <w:rPr>
        <w:rFonts w:hint="default"/>
        <w:lang w:val="es-ES" w:eastAsia="en-US" w:bidi="ar-SA"/>
      </w:rPr>
    </w:lvl>
    <w:lvl w:ilvl="2" w:tplc="A37C335A">
      <w:numFmt w:val="bullet"/>
      <w:lvlText w:val="•"/>
      <w:lvlJc w:val="left"/>
      <w:pPr>
        <w:ind w:left="2720" w:hanging="356"/>
      </w:pPr>
      <w:rPr>
        <w:rFonts w:hint="default"/>
        <w:lang w:val="es-ES" w:eastAsia="en-US" w:bidi="ar-SA"/>
      </w:rPr>
    </w:lvl>
    <w:lvl w:ilvl="3" w:tplc="6C22BD3C">
      <w:numFmt w:val="bullet"/>
      <w:lvlText w:val="•"/>
      <w:lvlJc w:val="left"/>
      <w:pPr>
        <w:ind w:left="3631" w:hanging="356"/>
      </w:pPr>
      <w:rPr>
        <w:rFonts w:hint="default"/>
        <w:lang w:val="es-ES" w:eastAsia="en-US" w:bidi="ar-SA"/>
      </w:rPr>
    </w:lvl>
    <w:lvl w:ilvl="4" w:tplc="2A324ED4">
      <w:numFmt w:val="bullet"/>
      <w:lvlText w:val="•"/>
      <w:lvlJc w:val="left"/>
      <w:pPr>
        <w:ind w:left="4541" w:hanging="356"/>
      </w:pPr>
      <w:rPr>
        <w:rFonts w:hint="default"/>
        <w:lang w:val="es-ES" w:eastAsia="en-US" w:bidi="ar-SA"/>
      </w:rPr>
    </w:lvl>
    <w:lvl w:ilvl="5" w:tplc="7750B0F4">
      <w:numFmt w:val="bullet"/>
      <w:lvlText w:val="•"/>
      <w:lvlJc w:val="left"/>
      <w:pPr>
        <w:ind w:left="5452" w:hanging="356"/>
      </w:pPr>
      <w:rPr>
        <w:rFonts w:hint="default"/>
        <w:lang w:val="es-ES" w:eastAsia="en-US" w:bidi="ar-SA"/>
      </w:rPr>
    </w:lvl>
    <w:lvl w:ilvl="6" w:tplc="1DDE2ACC">
      <w:numFmt w:val="bullet"/>
      <w:lvlText w:val="•"/>
      <w:lvlJc w:val="left"/>
      <w:pPr>
        <w:ind w:left="6362" w:hanging="356"/>
      </w:pPr>
      <w:rPr>
        <w:rFonts w:hint="default"/>
        <w:lang w:val="es-ES" w:eastAsia="en-US" w:bidi="ar-SA"/>
      </w:rPr>
    </w:lvl>
    <w:lvl w:ilvl="7" w:tplc="54B892EA">
      <w:numFmt w:val="bullet"/>
      <w:lvlText w:val="•"/>
      <w:lvlJc w:val="left"/>
      <w:pPr>
        <w:ind w:left="7272" w:hanging="356"/>
      </w:pPr>
      <w:rPr>
        <w:rFonts w:hint="default"/>
        <w:lang w:val="es-ES" w:eastAsia="en-US" w:bidi="ar-SA"/>
      </w:rPr>
    </w:lvl>
    <w:lvl w:ilvl="8" w:tplc="B866CC28">
      <w:numFmt w:val="bullet"/>
      <w:lvlText w:val="•"/>
      <w:lvlJc w:val="left"/>
      <w:pPr>
        <w:ind w:left="8183" w:hanging="356"/>
      </w:pPr>
      <w:rPr>
        <w:rFonts w:hint="default"/>
        <w:lang w:val="es-ES" w:eastAsia="en-US" w:bidi="ar-SA"/>
      </w:rPr>
    </w:lvl>
  </w:abstractNum>
  <w:abstractNum w:abstractNumId="17" w15:restartNumberingAfterBreak="0">
    <w:nsid w:val="477F24F2"/>
    <w:multiLevelType w:val="hybridMultilevel"/>
    <w:tmpl w:val="FF286AC4"/>
    <w:lvl w:ilvl="0" w:tplc="0C0A0003">
      <w:start w:val="1"/>
      <w:numFmt w:val="bullet"/>
      <w:lvlText w:val="o"/>
      <w:lvlJc w:val="left"/>
      <w:pPr>
        <w:ind w:left="1434" w:hanging="360"/>
      </w:pPr>
      <w:rPr>
        <w:rFonts w:ascii="Courier New" w:hAnsi="Courier New" w:cs="Courier New"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8"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2B22C6D"/>
    <w:multiLevelType w:val="hybridMultilevel"/>
    <w:tmpl w:val="B1661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69174B"/>
    <w:multiLevelType w:val="multilevel"/>
    <w:tmpl w:val="C4D0DD5C"/>
    <w:lvl w:ilvl="0">
      <w:numFmt w:val="none"/>
      <w:lvlText w:val=""/>
      <w:lvlJc w:val="left"/>
      <w:pPr>
        <w:tabs>
          <w:tab w:val="num" w:pos="360"/>
        </w:tabs>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21" w15:restartNumberingAfterBreak="0">
    <w:nsid w:val="56E433E7"/>
    <w:multiLevelType w:val="hybridMultilevel"/>
    <w:tmpl w:val="E612E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9235471"/>
    <w:multiLevelType w:val="multilevel"/>
    <w:tmpl w:val="A544A86A"/>
    <w:lvl w:ilvl="0">
      <w:start w:val="1"/>
      <w:numFmt w:val="decimal"/>
      <w:pStyle w:val="Ttulo1"/>
      <w:lvlText w:val="%1"/>
      <w:lvlJc w:val="left"/>
      <w:pPr>
        <w:ind w:left="432" w:hanging="432"/>
      </w:pPr>
      <w:rPr>
        <w:color w:val="auto"/>
      </w:rPr>
    </w:lvl>
    <w:lvl w:ilvl="1">
      <w:start w:val="1"/>
      <w:numFmt w:val="decimal"/>
      <w:pStyle w:val="Ttulo2"/>
      <w:lvlText w:val="%1.%2"/>
      <w:lvlJc w:val="left"/>
      <w:pPr>
        <w:ind w:left="576" w:hanging="576"/>
      </w:pPr>
    </w:lvl>
    <w:lvl w:ilvl="2">
      <w:start w:val="1"/>
      <w:numFmt w:val="decimal"/>
      <w:pStyle w:val="Ttulo3"/>
      <w:lvlText w:val="%1.%2.%3"/>
      <w:lvlJc w:val="left"/>
      <w:pPr>
        <w:ind w:left="1428"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3"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FB72DE9"/>
    <w:multiLevelType w:val="hybridMultilevel"/>
    <w:tmpl w:val="02408E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3406B34"/>
    <w:multiLevelType w:val="hybridMultilevel"/>
    <w:tmpl w:val="CE6A65D6"/>
    <w:lvl w:ilvl="0" w:tplc="0C0A0001">
      <w:start w:val="1"/>
      <w:numFmt w:val="bullet"/>
      <w:lvlText w:val=""/>
      <w:lvlJc w:val="left"/>
      <w:pPr>
        <w:ind w:left="893" w:hanging="360"/>
      </w:pPr>
      <w:rPr>
        <w:rFonts w:ascii="Symbol" w:hAnsi="Symbol" w:hint="default"/>
      </w:rPr>
    </w:lvl>
    <w:lvl w:ilvl="1" w:tplc="0C0A0003">
      <w:start w:val="1"/>
      <w:numFmt w:val="bullet"/>
      <w:lvlText w:val="o"/>
      <w:lvlJc w:val="left"/>
      <w:pPr>
        <w:ind w:left="1613" w:hanging="360"/>
      </w:pPr>
      <w:rPr>
        <w:rFonts w:ascii="Courier New" w:hAnsi="Courier New" w:cs="Courier New" w:hint="default"/>
      </w:rPr>
    </w:lvl>
    <w:lvl w:ilvl="2" w:tplc="0C0A0005" w:tentative="1">
      <w:start w:val="1"/>
      <w:numFmt w:val="bullet"/>
      <w:lvlText w:val=""/>
      <w:lvlJc w:val="left"/>
      <w:pPr>
        <w:ind w:left="2333" w:hanging="360"/>
      </w:pPr>
      <w:rPr>
        <w:rFonts w:ascii="Wingdings" w:hAnsi="Wingdings" w:hint="default"/>
      </w:rPr>
    </w:lvl>
    <w:lvl w:ilvl="3" w:tplc="0C0A0001" w:tentative="1">
      <w:start w:val="1"/>
      <w:numFmt w:val="bullet"/>
      <w:lvlText w:val=""/>
      <w:lvlJc w:val="left"/>
      <w:pPr>
        <w:ind w:left="3053" w:hanging="360"/>
      </w:pPr>
      <w:rPr>
        <w:rFonts w:ascii="Symbol" w:hAnsi="Symbol" w:hint="default"/>
      </w:rPr>
    </w:lvl>
    <w:lvl w:ilvl="4" w:tplc="0C0A0003" w:tentative="1">
      <w:start w:val="1"/>
      <w:numFmt w:val="bullet"/>
      <w:lvlText w:val="o"/>
      <w:lvlJc w:val="left"/>
      <w:pPr>
        <w:ind w:left="3773" w:hanging="360"/>
      </w:pPr>
      <w:rPr>
        <w:rFonts w:ascii="Courier New" w:hAnsi="Courier New" w:cs="Courier New" w:hint="default"/>
      </w:rPr>
    </w:lvl>
    <w:lvl w:ilvl="5" w:tplc="0C0A0005" w:tentative="1">
      <w:start w:val="1"/>
      <w:numFmt w:val="bullet"/>
      <w:lvlText w:val=""/>
      <w:lvlJc w:val="left"/>
      <w:pPr>
        <w:ind w:left="4493" w:hanging="360"/>
      </w:pPr>
      <w:rPr>
        <w:rFonts w:ascii="Wingdings" w:hAnsi="Wingdings" w:hint="default"/>
      </w:rPr>
    </w:lvl>
    <w:lvl w:ilvl="6" w:tplc="0C0A0001" w:tentative="1">
      <w:start w:val="1"/>
      <w:numFmt w:val="bullet"/>
      <w:lvlText w:val=""/>
      <w:lvlJc w:val="left"/>
      <w:pPr>
        <w:ind w:left="5213" w:hanging="360"/>
      </w:pPr>
      <w:rPr>
        <w:rFonts w:ascii="Symbol" w:hAnsi="Symbol" w:hint="default"/>
      </w:rPr>
    </w:lvl>
    <w:lvl w:ilvl="7" w:tplc="0C0A0003" w:tentative="1">
      <w:start w:val="1"/>
      <w:numFmt w:val="bullet"/>
      <w:lvlText w:val="o"/>
      <w:lvlJc w:val="left"/>
      <w:pPr>
        <w:ind w:left="5933" w:hanging="360"/>
      </w:pPr>
      <w:rPr>
        <w:rFonts w:ascii="Courier New" w:hAnsi="Courier New" w:cs="Courier New" w:hint="default"/>
      </w:rPr>
    </w:lvl>
    <w:lvl w:ilvl="8" w:tplc="0C0A0005" w:tentative="1">
      <w:start w:val="1"/>
      <w:numFmt w:val="bullet"/>
      <w:lvlText w:val=""/>
      <w:lvlJc w:val="left"/>
      <w:pPr>
        <w:ind w:left="6653" w:hanging="360"/>
      </w:pPr>
      <w:rPr>
        <w:rFonts w:ascii="Wingdings" w:hAnsi="Wingdings" w:hint="default"/>
      </w:rPr>
    </w:lvl>
  </w:abstractNum>
  <w:abstractNum w:abstractNumId="26"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40E384B"/>
    <w:multiLevelType w:val="hybridMultilevel"/>
    <w:tmpl w:val="9BC67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8B387E"/>
    <w:multiLevelType w:val="hybridMultilevel"/>
    <w:tmpl w:val="D8109D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70156C2"/>
    <w:multiLevelType w:val="hybridMultilevel"/>
    <w:tmpl w:val="31BA28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7CD6BF4"/>
    <w:multiLevelType w:val="hybridMultilevel"/>
    <w:tmpl w:val="6ACC6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95363AB"/>
    <w:multiLevelType w:val="hybridMultilevel"/>
    <w:tmpl w:val="A6B8775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33" w15:restartNumberingAfterBreak="0">
    <w:nsid w:val="6ED47956"/>
    <w:multiLevelType w:val="hybridMultilevel"/>
    <w:tmpl w:val="51CA43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2393435"/>
    <w:multiLevelType w:val="hybridMultilevel"/>
    <w:tmpl w:val="21589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75F4F7B"/>
    <w:multiLevelType w:val="hybridMultilevel"/>
    <w:tmpl w:val="D1A891EC"/>
    <w:lvl w:ilvl="0" w:tplc="0C0A0003">
      <w:start w:val="1"/>
      <w:numFmt w:val="bullet"/>
      <w:lvlText w:val="o"/>
      <w:lvlJc w:val="left"/>
      <w:pPr>
        <w:ind w:left="1434" w:hanging="360"/>
      </w:pPr>
      <w:rPr>
        <w:rFonts w:ascii="Courier New" w:hAnsi="Courier New" w:cs="Courier New"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37"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67871148">
    <w:abstractNumId w:val="20"/>
  </w:num>
  <w:num w:numId="2" w16cid:durableId="1164472678">
    <w:abstractNumId w:val="22"/>
  </w:num>
  <w:num w:numId="3" w16cid:durableId="476454701">
    <w:abstractNumId w:val="1"/>
  </w:num>
  <w:num w:numId="4" w16cid:durableId="356809073">
    <w:abstractNumId w:val="32"/>
  </w:num>
  <w:num w:numId="5" w16cid:durableId="566303060">
    <w:abstractNumId w:val="11"/>
  </w:num>
  <w:num w:numId="6" w16cid:durableId="395932685">
    <w:abstractNumId w:val="18"/>
  </w:num>
  <w:num w:numId="7" w16cid:durableId="511651649">
    <w:abstractNumId w:val="13"/>
  </w:num>
  <w:num w:numId="8" w16cid:durableId="557395899">
    <w:abstractNumId w:val="37"/>
  </w:num>
  <w:num w:numId="9" w16cid:durableId="1365398546">
    <w:abstractNumId w:val="23"/>
  </w:num>
  <w:num w:numId="10" w16cid:durableId="1062413001">
    <w:abstractNumId w:val="35"/>
  </w:num>
  <w:num w:numId="11" w16cid:durableId="1994020126">
    <w:abstractNumId w:val="8"/>
  </w:num>
  <w:num w:numId="12" w16cid:durableId="1052194242">
    <w:abstractNumId w:val="12"/>
  </w:num>
  <w:num w:numId="13" w16cid:durableId="515920982">
    <w:abstractNumId w:val="26"/>
  </w:num>
  <w:num w:numId="14" w16cid:durableId="1829130661">
    <w:abstractNumId w:val="19"/>
  </w:num>
  <w:num w:numId="15" w16cid:durableId="316492394">
    <w:abstractNumId w:val="25"/>
  </w:num>
  <w:num w:numId="16" w16cid:durableId="379016230">
    <w:abstractNumId w:val="9"/>
  </w:num>
  <w:num w:numId="17" w16cid:durableId="1379548968">
    <w:abstractNumId w:val="16"/>
  </w:num>
  <w:num w:numId="18" w16cid:durableId="334845593">
    <w:abstractNumId w:val="30"/>
  </w:num>
  <w:num w:numId="19" w16cid:durableId="1813675361">
    <w:abstractNumId w:val="29"/>
  </w:num>
  <w:num w:numId="20" w16cid:durableId="810250089">
    <w:abstractNumId w:val="10"/>
  </w:num>
  <w:num w:numId="21" w16cid:durableId="271788674">
    <w:abstractNumId w:val="21"/>
  </w:num>
  <w:num w:numId="22" w16cid:durableId="1626545856">
    <w:abstractNumId w:val="3"/>
  </w:num>
  <w:num w:numId="23" w16cid:durableId="1855800366">
    <w:abstractNumId w:val="0"/>
  </w:num>
  <w:num w:numId="24" w16cid:durableId="1966809145">
    <w:abstractNumId w:val="34"/>
  </w:num>
  <w:num w:numId="25" w16cid:durableId="1219980098">
    <w:abstractNumId w:val="4"/>
  </w:num>
  <w:num w:numId="26" w16cid:durableId="415833412">
    <w:abstractNumId w:val="5"/>
  </w:num>
  <w:num w:numId="27" w16cid:durableId="260798920">
    <w:abstractNumId w:val="15"/>
  </w:num>
  <w:num w:numId="28" w16cid:durableId="1923905197">
    <w:abstractNumId w:val="28"/>
  </w:num>
  <w:num w:numId="29" w16cid:durableId="664749252">
    <w:abstractNumId w:val="36"/>
  </w:num>
  <w:num w:numId="30" w16cid:durableId="1716344212">
    <w:abstractNumId w:val="2"/>
  </w:num>
  <w:num w:numId="31" w16cid:durableId="1666281896">
    <w:abstractNumId w:val="7"/>
  </w:num>
  <w:num w:numId="32" w16cid:durableId="728456120">
    <w:abstractNumId w:val="24"/>
  </w:num>
  <w:num w:numId="33" w16cid:durableId="491676189">
    <w:abstractNumId w:val="17"/>
  </w:num>
  <w:num w:numId="34" w16cid:durableId="1844589665">
    <w:abstractNumId w:val="27"/>
  </w:num>
  <w:num w:numId="35" w16cid:durableId="912007228">
    <w:abstractNumId w:val="6"/>
  </w:num>
  <w:num w:numId="36" w16cid:durableId="284429848">
    <w:abstractNumId w:val="33"/>
  </w:num>
  <w:num w:numId="37" w16cid:durableId="1275134315">
    <w:abstractNumId w:val="14"/>
  </w:num>
  <w:num w:numId="38" w16cid:durableId="1828084724">
    <w:abstractNumId w:val="3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153D"/>
    <w:rsid w:val="00002DD6"/>
    <w:rsid w:val="00003B22"/>
    <w:rsid w:val="00004622"/>
    <w:rsid w:val="00004DB1"/>
    <w:rsid w:val="00005D6E"/>
    <w:rsid w:val="0000619E"/>
    <w:rsid w:val="0000636B"/>
    <w:rsid w:val="00006666"/>
    <w:rsid w:val="00006DD2"/>
    <w:rsid w:val="00007251"/>
    <w:rsid w:val="000105B3"/>
    <w:rsid w:val="000105E7"/>
    <w:rsid w:val="00010D51"/>
    <w:rsid w:val="00010EDF"/>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3C0B"/>
    <w:rsid w:val="000247BC"/>
    <w:rsid w:val="00025FE2"/>
    <w:rsid w:val="000265E4"/>
    <w:rsid w:val="000270DC"/>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47B9E"/>
    <w:rsid w:val="00050146"/>
    <w:rsid w:val="0005083B"/>
    <w:rsid w:val="000509CB"/>
    <w:rsid w:val="00050ADC"/>
    <w:rsid w:val="00050B43"/>
    <w:rsid w:val="000514FC"/>
    <w:rsid w:val="000518C4"/>
    <w:rsid w:val="00051E74"/>
    <w:rsid w:val="00052AE6"/>
    <w:rsid w:val="00052D90"/>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2B3B"/>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052"/>
    <w:rsid w:val="00086C58"/>
    <w:rsid w:val="00086E8E"/>
    <w:rsid w:val="00087DEB"/>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435A"/>
    <w:rsid w:val="000B554E"/>
    <w:rsid w:val="000B6723"/>
    <w:rsid w:val="000B7CFF"/>
    <w:rsid w:val="000C1335"/>
    <w:rsid w:val="000C1BC2"/>
    <w:rsid w:val="000C29D6"/>
    <w:rsid w:val="000C2E1F"/>
    <w:rsid w:val="000C321C"/>
    <w:rsid w:val="000C59D5"/>
    <w:rsid w:val="000C693F"/>
    <w:rsid w:val="000D046F"/>
    <w:rsid w:val="000D09E6"/>
    <w:rsid w:val="000D1084"/>
    <w:rsid w:val="000D18E0"/>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3D95"/>
    <w:rsid w:val="000F4F56"/>
    <w:rsid w:val="000F5130"/>
    <w:rsid w:val="00100564"/>
    <w:rsid w:val="00101216"/>
    <w:rsid w:val="00101272"/>
    <w:rsid w:val="00103038"/>
    <w:rsid w:val="001030E2"/>
    <w:rsid w:val="001047D3"/>
    <w:rsid w:val="0010653C"/>
    <w:rsid w:val="0011064B"/>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4C54"/>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0EFD"/>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0D8E"/>
    <w:rsid w:val="001818F3"/>
    <w:rsid w:val="00182EB4"/>
    <w:rsid w:val="001841FC"/>
    <w:rsid w:val="00184536"/>
    <w:rsid w:val="0018475B"/>
    <w:rsid w:val="00184C05"/>
    <w:rsid w:val="001854DE"/>
    <w:rsid w:val="0018588A"/>
    <w:rsid w:val="00186297"/>
    <w:rsid w:val="001869F5"/>
    <w:rsid w:val="00187CF6"/>
    <w:rsid w:val="00190B9C"/>
    <w:rsid w:val="00190C66"/>
    <w:rsid w:val="00190FCA"/>
    <w:rsid w:val="00191147"/>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2C4C"/>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C7FFE"/>
    <w:rsid w:val="001D0803"/>
    <w:rsid w:val="001D2B97"/>
    <w:rsid w:val="001D304C"/>
    <w:rsid w:val="001D4EC0"/>
    <w:rsid w:val="001D5DF1"/>
    <w:rsid w:val="001D6159"/>
    <w:rsid w:val="001D65D3"/>
    <w:rsid w:val="001E0047"/>
    <w:rsid w:val="001E00E5"/>
    <w:rsid w:val="001E095E"/>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5C0"/>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738B"/>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031"/>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68BE"/>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776FC"/>
    <w:rsid w:val="00280196"/>
    <w:rsid w:val="002804F9"/>
    <w:rsid w:val="00280516"/>
    <w:rsid w:val="00280622"/>
    <w:rsid w:val="00280C18"/>
    <w:rsid w:val="00281045"/>
    <w:rsid w:val="002818A3"/>
    <w:rsid w:val="00281E80"/>
    <w:rsid w:val="002830EB"/>
    <w:rsid w:val="00283819"/>
    <w:rsid w:val="00284705"/>
    <w:rsid w:val="00284A84"/>
    <w:rsid w:val="00285057"/>
    <w:rsid w:val="002851E4"/>
    <w:rsid w:val="00285374"/>
    <w:rsid w:val="002860D8"/>
    <w:rsid w:val="00287E25"/>
    <w:rsid w:val="00291734"/>
    <w:rsid w:val="0029270B"/>
    <w:rsid w:val="00293365"/>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A7200"/>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0685"/>
    <w:rsid w:val="002D10CE"/>
    <w:rsid w:val="002D1A0C"/>
    <w:rsid w:val="002D208F"/>
    <w:rsid w:val="002D281E"/>
    <w:rsid w:val="002D2E88"/>
    <w:rsid w:val="002D3C16"/>
    <w:rsid w:val="002D467C"/>
    <w:rsid w:val="002D607D"/>
    <w:rsid w:val="002D6389"/>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2CA"/>
    <w:rsid w:val="002F0B50"/>
    <w:rsid w:val="002F0DDD"/>
    <w:rsid w:val="002F1E0C"/>
    <w:rsid w:val="002F1E2E"/>
    <w:rsid w:val="002F2053"/>
    <w:rsid w:val="002F34F6"/>
    <w:rsid w:val="002F36B8"/>
    <w:rsid w:val="002F3DA1"/>
    <w:rsid w:val="002F5B48"/>
    <w:rsid w:val="002F6EAE"/>
    <w:rsid w:val="002F705D"/>
    <w:rsid w:val="002F7312"/>
    <w:rsid w:val="003008AE"/>
    <w:rsid w:val="003009EA"/>
    <w:rsid w:val="00300A2A"/>
    <w:rsid w:val="00301649"/>
    <w:rsid w:val="00301AFE"/>
    <w:rsid w:val="00302A73"/>
    <w:rsid w:val="00302B82"/>
    <w:rsid w:val="00302D47"/>
    <w:rsid w:val="00303399"/>
    <w:rsid w:val="00303B67"/>
    <w:rsid w:val="00303C37"/>
    <w:rsid w:val="00303C67"/>
    <w:rsid w:val="0030436C"/>
    <w:rsid w:val="0030517F"/>
    <w:rsid w:val="003061A0"/>
    <w:rsid w:val="00306867"/>
    <w:rsid w:val="00306D5E"/>
    <w:rsid w:val="0030737C"/>
    <w:rsid w:val="00307AF2"/>
    <w:rsid w:val="00307F71"/>
    <w:rsid w:val="003103B1"/>
    <w:rsid w:val="00310F20"/>
    <w:rsid w:val="00311019"/>
    <w:rsid w:val="003123DA"/>
    <w:rsid w:val="0031325F"/>
    <w:rsid w:val="003132CA"/>
    <w:rsid w:val="00313433"/>
    <w:rsid w:val="00313600"/>
    <w:rsid w:val="00313B5C"/>
    <w:rsid w:val="00313D67"/>
    <w:rsid w:val="00314374"/>
    <w:rsid w:val="003143D4"/>
    <w:rsid w:val="003144F1"/>
    <w:rsid w:val="00314697"/>
    <w:rsid w:val="0031492B"/>
    <w:rsid w:val="00314D41"/>
    <w:rsid w:val="00315A03"/>
    <w:rsid w:val="00315D0E"/>
    <w:rsid w:val="003163E5"/>
    <w:rsid w:val="00317303"/>
    <w:rsid w:val="00317498"/>
    <w:rsid w:val="00317A45"/>
    <w:rsid w:val="00317FA3"/>
    <w:rsid w:val="00321AA8"/>
    <w:rsid w:val="00322CF9"/>
    <w:rsid w:val="00323A68"/>
    <w:rsid w:val="00323AEB"/>
    <w:rsid w:val="00323FF1"/>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3A45"/>
    <w:rsid w:val="00363FF5"/>
    <w:rsid w:val="00364B19"/>
    <w:rsid w:val="00365577"/>
    <w:rsid w:val="00365A33"/>
    <w:rsid w:val="003660DC"/>
    <w:rsid w:val="00366322"/>
    <w:rsid w:val="00366E77"/>
    <w:rsid w:val="00367A6D"/>
    <w:rsid w:val="0037100E"/>
    <w:rsid w:val="00371C8F"/>
    <w:rsid w:val="00371F5C"/>
    <w:rsid w:val="00373A3A"/>
    <w:rsid w:val="00374039"/>
    <w:rsid w:val="00374699"/>
    <w:rsid w:val="003746CB"/>
    <w:rsid w:val="00376074"/>
    <w:rsid w:val="00376294"/>
    <w:rsid w:val="00376AD8"/>
    <w:rsid w:val="003778BE"/>
    <w:rsid w:val="00377CFE"/>
    <w:rsid w:val="00377E9A"/>
    <w:rsid w:val="00380F6E"/>
    <w:rsid w:val="0038110C"/>
    <w:rsid w:val="00381299"/>
    <w:rsid w:val="00381824"/>
    <w:rsid w:val="00383660"/>
    <w:rsid w:val="00384AC9"/>
    <w:rsid w:val="00384ED6"/>
    <w:rsid w:val="003850EE"/>
    <w:rsid w:val="0038656C"/>
    <w:rsid w:val="00387468"/>
    <w:rsid w:val="003878ED"/>
    <w:rsid w:val="00387A7E"/>
    <w:rsid w:val="00387B31"/>
    <w:rsid w:val="00387CE1"/>
    <w:rsid w:val="00390690"/>
    <w:rsid w:val="00390F14"/>
    <w:rsid w:val="003914DC"/>
    <w:rsid w:val="00391D21"/>
    <w:rsid w:val="00392BDE"/>
    <w:rsid w:val="00392DFF"/>
    <w:rsid w:val="003935C5"/>
    <w:rsid w:val="00394959"/>
    <w:rsid w:val="00395282"/>
    <w:rsid w:val="003957D1"/>
    <w:rsid w:val="0039680D"/>
    <w:rsid w:val="003A064E"/>
    <w:rsid w:val="003A0850"/>
    <w:rsid w:val="003A1CAC"/>
    <w:rsid w:val="003A219F"/>
    <w:rsid w:val="003A427D"/>
    <w:rsid w:val="003A4662"/>
    <w:rsid w:val="003A484E"/>
    <w:rsid w:val="003A5526"/>
    <w:rsid w:val="003A5B6F"/>
    <w:rsid w:val="003A5BD7"/>
    <w:rsid w:val="003A60FF"/>
    <w:rsid w:val="003A61A6"/>
    <w:rsid w:val="003A6C44"/>
    <w:rsid w:val="003B3E73"/>
    <w:rsid w:val="003B408E"/>
    <w:rsid w:val="003B4142"/>
    <w:rsid w:val="003B4321"/>
    <w:rsid w:val="003B4CAF"/>
    <w:rsid w:val="003B4E28"/>
    <w:rsid w:val="003B555A"/>
    <w:rsid w:val="003B5C6F"/>
    <w:rsid w:val="003B6281"/>
    <w:rsid w:val="003B6728"/>
    <w:rsid w:val="003B6BA0"/>
    <w:rsid w:val="003B7091"/>
    <w:rsid w:val="003C06FA"/>
    <w:rsid w:val="003C119F"/>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AEC"/>
    <w:rsid w:val="003D2E9F"/>
    <w:rsid w:val="003D32FB"/>
    <w:rsid w:val="003D37B7"/>
    <w:rsid w:val="003D46D1"/>
    <w:rsid w:val="003D4BC9"/>
    <w:rsid w:val="003D4DC7"/>
    <w:rsid w:val="003D57BC"/>
    <w:rsid w:val="003D60C8"/>
    <w:rsid w:val="003D6208"/>
    <w:rsid w:val="003D6263"/>
    <w:rsid w:val="003D6773"/>
    <w:rsid w:val="003D6FE1"/>
    <w:rsid w:val="003D73BC"/>
    <w:rsid w:val="003D77F6"/>
    <w:rsid w:val="003D7ACB"/>
    <w:rsid w:val="003E0B3D"/>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9BA"/>
    <w:rsid w:val="00404A42"/>
    <w:rsid w:val="00405B25"/>
    <w:rsid w:val="00406D9A"/>
    <w:rsid w:val="00406EAF"/>
    <w:rsid w:val="0040767F"/>
    <w:rsid w:val="00411E5A"/>
    <w:rsid w:val="00413D85"/>
    <w:rsid w:val="0041430F"/>
    <w:rsid w:val="004155E0"/>
    <w:rsid w:val="004158C5"/>
    <w:rsid w:val="00416BE6"/>
    <w:rsid w:val="00416FFF"/>
    <w:rsid w:val="00417553"/>
    <w:rsid w:val="00420399"/>
    <w:rsid w:val="00420EF7"/>
    <w:rsid w:val="00421060"/>
    <w:rsid w:val="00422116"/>
    <w:rsid w:val="00422B18"/>
    <w:rsid w:val="00422CD5"/>
    <w:rsid w:val="00423186"/>
    <w:rsid w:val="00423F96"/>
    <w:rsid w:val="00424186"/>
    <w:rsid w:val="004243AB"/>
    <w:rsid w:val="0042553E"/>
    <w:rsid w:val="004259B4"/>
    <w:rsid w:val="00426E2D"/>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340"/>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5FB2"/>
    <w:rsid w:val="00447308"/>
    <w:rsid w:val="0044775D"/>
    <w:rsid w:val="00447A5F"/>
    <w:rsid w:val="00451111"/>
    <w:rsid w:val="004517F1"/>
    <w:rsid w:val="004519CC"/>
    <w:rsid w:val="00452708"/>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87936"/>
    <w:rsid w:val="00491498"/>
    <w:rsid w:val="00491AEF"/>
    <w:rsid w:val="004932E7"/>
    <w:rsid w:val="00494364"/>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327F"/>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4B1B"/>
    <w:rsid w:val="0050563B"/>
    <w:rsid w:val="00505EC3"/>
    <w:rsid w:val="005064EC"/>
    <w:rsid w:val="00506E93"/>
    <w:rsid w:val="005070B6"/>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5E75"/>
    <w:rsid w:val="005274D5"/>
    <w:rsid w:val="00527765"/>
    <w:rsid w:val="005277E4"/>
    <w:rsid w:val="00530109"/>
    <w:rsid w:val="005309B2"/>
    <w:rsid w:val="0053235A"/>
    <w:rsid w:val="005325B0"/>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A52"/>
    <w:rsid w:val="00571F06"/>
    <w:rsid w:val="0057230B"/>
    <w:rsid w:val="0057243F"/>
    <w:rsid w:val="00572C16"/>
    <w:rsid w:val="005732DD"/>
    <w:rsid w:val="0057340F"/>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444"/>
    <w:rsid w:val="00585755"/>
    <w:rsid w:val="00585AFB"/>
    <w:rsid w:val="0059074C"/>
    <w:rsid w:val="00590F6E"/>
    <w:rsid w:val="00595311"/>
    <w:rsid w:val="00595393"/>
    <w:rsid w:val="00595837"/>
    <w:rsid w:val="0059678B"/>
    <w:rsid w:val="00597009"/>
    <w:rsid w:val="00597250"/>
    <w:rsid w:val="005A0831"/>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314"/>
    <w:rsid w:val="005B3876"/>
    <w:rsid w:val="005B4788"/>
    <w:rsid w:val="005B47DD"/>
    <w:rsid w:val="005B48CC"/>
    <w:rsid w:val="005B4BDE"/>
    <w:rsid w:val="005B5E02"/>
    <w:rsid w:val="005B5E63"/>
    <w:rsid w:val="005B655F"/>
    <w:rsid w:val="005B79BA"/>
    <w:rsid w:val="005C096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6ED3"/>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598A"/>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BC6"/>
    <w:rsid w:val="00624CC7"/>
    <w:rsid w:val="006252F6"/>
    <w:rsid w:val="006257E4"/>
    <w:rsid w:val="00626835"/>
    <w:rsid w:val="00627944"/>
    <w:rsid w:val="00630E04"/>
    <w:rsid w:val="00631030"/>
    <w:rsid w:val="006310D5"/>
    <w:rsid w:val="00631159"/>
    <w:rsid w:val="00631466"/>
    <w:rsid w:val="00632830"/>
    <w:rsid w:val="00632E59"/>
    <w:rsid w:val="006331FF"/>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3AC1"/>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002"/>
    <w:rsid w:val="00670D9E"/>
    <w:rsid w:val="00671D79"/>
    <w:rsid w:val="006722EB"/>
    <w:rsid w:val="0067367E"/>
    <w:rsid w:val="00673710"/>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97BDF"/>
    <w:rsid w:val="006A0EE2"/>
    <w:rsid w:val="006A2635"/>
    <w:rsid w:val="006A2D48"/>
    <w:rsid w:val="006A3AAD"/>
    <w:rsid w:val="006A4C8D"/>
    <w:rsid w:val="006A50CA"/>
    <w:rsid w:val="006A5243"/>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B83"/>
    <w:rsid w:val="006C4D2E"/>
    <w:rsid w:val="006C4E2E"/>
    <w:rsid w:val="006C58DD"/>
    <w:rsid w:val="006C7265"/>
    <w:rsid w:val="006C76DE"/>
    <w:rsid w:val="006D0DB7"/>
    <w:rsid w:val="006D18CB"/>
    <w:rsid w:val="006D1A00"/>
    <w:rsid w:val="006D1B94"/>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2CED"/>
    <w:rsid w:val="006E396A"/>
    <w:rsid w:val="006E3E7C"/>
    <w:rsid w:val="006E4161"/>
    <w:rsid w:val="006E4A0A"/>
    <w:rsid w:val="006E4AAD"/>
    <w:rsid w:val="006E4C4A"/>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2EFD"/>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474"/>
    <w:rsid w:val="0072653B"/>
    <w:rsid w:val="00726952"/>
    <w:rsid w:val="007270B4"/>
    <w:rsid w:val="00730299"/>
    <w:rsid w:val="00730649"/>
    <w:rsid w:val="007314E8"/>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3A"/>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1FB"/>
    <w:rsid w:val="007A0FB3"/>
    <w:rsid w:val="007A1F89"/>
    <w:rsid w:val="007A286B"/>
    <w:rsid w:val="007A314F"/>
    <w:rsid w:val="007A4029"/>
    <w:rsid w:val="007A4371"/>
    <w:rsid w:val="007A51CD"/>
    <w:rsid w:val="007A57A9"/>
    <w:rsid w:val="007A58DC"/>
    <w:rsid w:val="007A6547"/>
    <w:rsid w:val="007A796E"/>
    <w:rsid w:val="007B3B4A"/>
    <w:rsid w:val="007B3F05"/>
    <w:rsid w:val="007B4433"/>
    <w:rsid w:val="007B4F87"/>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3AB5"/>
    <w:rsid w:val="007D4122"/>
    <w:rsid w:val="007D436C"/>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104C"/>
    <w:rsid w:val="007F144B"/>
    <w:rsid w:val="007F1AF9"/>
    <w:rsid w:val="007F1D52"/>
    <w:rsid w:val="007F2824"/>
    <w:rsid w:val="007F2E62"/>
    <w:rsid w:val="007F3132"/>
    <w:rsid w:val="007F34AE"/>
    <w:rsid w:val="007F3AD7"/>
    <w:rsid w:val="007F43D8"/>
    <w:rsid w:val="007F4438"/>
    <w:rsid w:val="007F49B6"/>
    <w:rsid w:val="007F4C17"/>
    <w:rsid w:val="007F4D60"/>
    <w:rsid w:val="007F51F2"/>
    <w:rsid w:val="007F7AF9"/>
    <w:rsid w:val="00800B6A"/>
    <w:rsid w:val="00800C64"/>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44CB"/>
    <w:rsid w:val="00815586"/>
    <w:rsid w:val="00815DEC"/>
    <w:rsid w:val="00816203"/>
    <w:rsid w:val="0081688F"/>
    <w:rsid w:val="008203DF"/>
    <w:rsid w:val="00822279"/>
    <w:rsid w:val="00822530"/>
    <w:rsid w:val="008228E9"/>
    <w:rsid w:val="00822A6C"/>
    <w:rsid w:val="00822ACD"/>
    <w:rsid w:val="008246CE"/>
    <w:rsid w:val="0082480D"/>
    <w:rsid w:val="0082482D"/>
    <w:rsid w:val="00824A5E"/>
    <w:rsid w:val="00825BB2"/>
    <w:rsid w:val="00825E4B"/>
    <w:rsid w:val="0082646C"/>
    <w:rsid w:val="00827F2B"/>
    <w:rsid w:val="0083044C"/>
    <w:rsid w:val="00830C82"/>
    <w:rsid w:val="00831967"/>
    <w:rsid w:val="00833767"/>
    <w:rsid w:val="008337FA"/>
    <w:rsid w:val="008358AB"/>
    <w:rsid w:val="00836AF0"/>
    <w:rsid w:val="00836EE1"/>
    <w:rsid w:val="00837938"/>
    <w:rsid w:val="00837D81"/>
    <w:rsid w:val="00837DC3"/>
    <w:rsid w:val="00840174"/>
    <w:rsid w:val="008420E7"/>
    <w:rsid w:val="00843081"/>
    <w:rsid w:val="00843C84"/>
    <w:rsid w:val="008444F2"/>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5E7F"/>
    <w:rsid w:val="0086611F"/>
    <w:rsid w:val="00866732"/>
    <w:rsid w:val="00866934"/>
    <w:rsid w:val="008676EC"/>
    <w:rsid w:val="0087015E"/>
    <w:rsid w:val="00871AAC"/>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A4A"/>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016"/>
    <w:rsid w:val="008972A4"/>
    <w:rsid w:val="008A0472"/>
    <w:rsid w:val="008A0F9F"/>
    <w:rsid w:val="008A1229"/>
    <w:rsid w:val="008A1D5D"/>
    <w:rsid w:val="008A2446"/>
    <w:rsid w:val="008A26A0"/>
    <w:rsid w:val="008A32D7"/>
    <w:rsid w:val="008A3B01"/>
    <w:rsid w:val="008A4217"/>
    <w:rsid w:val="008A66EB"/>
    <w:rsid w:val="008B0D0C"/>
    <w:rsid w:val="008B250B"/>
    <w:rsid w:val="008B2569"/>
    <w:rsid w:val="008B33FD"/>
    <w:rsid w:val="008B4400"/>
    <w:rsid w:val="008B49FF"/>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335"/>
    <w:rsid w:val="008C437D"/>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4ED2"/>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C9C"/>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315"/>
    <w:rsid w:val="0094057B"/>
    <w:rsid w:val="009408D8"/>
    <w:rsid w:val="00940A3F"/>
    <w:rsid w:val="009413B6"/>
    <w:rsid w:val="009424B4"/>
    <w:rsid w:val="00942720"/>
    <w:rsid w:val="00942E62"/>
    <w:rsid w:val="00943F48"/>
    <w:rsid w:val="00945B10"/>
    <w:rsid w:val="009467E4"/>
    <w:rsid w:val="00947801"/>
    <w:rsid w:val="00947B74"/>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B1"/>
    <w:rsid w:val="00977BFB"/>
    <w:rsid w:val="00980983"/>
    <w:rsid w:val="00980F14"/>
    <w:rsid w:val="009812DC"/>
    <w:rsid w:val="00983129"/>
    <w:rsid w:val="009836FA"/>
    <w:rsid w:val="009847B2"/>
    <w:rsid w:val="00985E86"/>
    <w:rsid w:val="0098719A"/>
    <w:rsid w:val="0098730F"/>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6B16"/>
    <w:rsid w:val="009B7A9D"/>
    <w:rsid w:val="009C0544"/>
    <w:rsid w:val="009C0980"/>
    <w:rsid w:val="009C1477"/>
    <w:rsid w:val="009C1610"/>
    <w:rsid w:val="009C1877"/>
    <w:rsid w:val="009C1DDB"/>
    <w:rsid w:val="009C2477"/>
    <w:rsid w:val="009C2CD4"/>
    <w:rsid w:val="009C41A5"/>
    <w:rsid w:val="009C44CE"/>
    <w:rsid w:val="009C7FE3"/>
    <w:rsid w:val="009D002D"/>
    <w:rsid w:val="009D06CB"/>
    <w:rsid w:val="009D07F9"/>
    <w:rsid w:val="009D0EB4"/>
    <w:rsid w:val="009D10F4"/>
    <w:rsid w:val="009D40E7"/>
    <w:rsid w:val="009D457E"/>
    <w:rsid w:val="009D5012"/>
    <w:rsid w:val="009D54F1"/>
    <w:rsid w:val="009D5A81"/>
    <w:rsid w:val="009D74A6"/>
    <w:rsid w:val="009D7622"/>
    <w:rsid w:val="009D7740"/>
    <w:rsid w:val="009D78C2"/>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544E"/>
    <w:rsid w:val="00A0673F"/>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3F92"/>
    <w:rsid w:val="00A24748"/>
    <w:rsid w:val="00A24828"/>
    <w:rsid w:val="00A24840"/>
    <w:rsid w:val="00A256C1"/>
    <w:rsid w:val="00A25AE9"/>
    <w:rsid w:val="00A25B17"/>
    <w:rsid w:val="00A25BA0"/>
    <w:rsid w:val="00A270C5"/>
    <w:rsid w:val="00A273A8"/>
    <w:rsid w:val="00A30F56"/>
    <w:rsid w:val="00A313FB"/>
    <w:rsid w:val="00A32E81"/>
    <w:rsid w:val="00A33847"/>
    <w:rsid w:val="00A33D4B"/>
    <w:rsid w:val="00A33F16"/>
    <w:rsid w:val="00A34327"/>
    <w:rsid w:val="00A346A1"/>
    <w:rsid w:val="00A34DF0"/>
    <w:rsid w:val="00A35566"/>
    <w:rsid w:val="00A35839"/>
    <w:rsid w:val="00A35CE9"/>
    <w:rsid w:val="00A36AB1"/>
    <w:rsid w:val="00A37BE2"/>
    <w:rsid w:val="00A37E86"/>
    <w:rsid w:val="00A40511"/>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4F5"/>
    <w:rsid w:val="00A53EB2"/>
    <w:rsid w:val="00A54005"/>
    <w:rsid w:val="00A5590A"/>
    <w:rsid w:val="00A56679"/>
    <w:rsid w:val="00A6078F"/>
    <w:rsid w:val="00A60C53"/>
    <w:rsid w:val="00A61F78"/>
    <w:rsid w:val="00A6491C"/>
    <w:rsid w:val="00A6562E"/>
    <w:rsid w:val="00A65DD2"/>
    <w:rsid w:val="00A67318"/>
    <w:rsid w:val="00A67BCA"/>
    <w:rsid w:val="00A67DC5"/>
    <w:rsid w:val="00A67E66"/>
    <w:rsid w:val="00A706A8"/>
    <w:rsid w:val="00A706CE"/>
    <w:rsid w:val="00A707BC"/>
    <w:rsid w:val="00A70E2C"/>
    <w:rsid w:val="00A70EAB"/>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983"/>
    <w:rsid w:val="00A94C71"/>
    <w:rsid w:val="00A94C98"/>
    <w:rsid w:val="00A95C70"/>
    <w:rsid w:val="00A96143"/>
    <w:rsid w:val="00A96FB1"/>
    <w:rsid w:val="00A97537"/>
    <w:rsid w:val="00AA0DDA"/>
    <w:rsid w:val="00AA0EA1"/>
    <w:rsid w:val="00AA15C0"/>
    <w:rsid w:val="00AA1A30"/>
    <w:rsid w:val="00AA1ADC"/>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A7F"/>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62"/>
    <w:rsid w:val="00AF1A9F"/>
    <w:rsid w:val="00AF2209"/>
    <w:rsid w:val="00AF267E"/>
    <w:rsid w:val="00AF2C3D"/>
    <w:rsid w:val="00AF2D1F"/>
    <w:rsid w:val="00AF3EC8"/>
    <w:rsid w:val="00AF44F0"/>
    <w:rsid w:val="00AF45FE"/>
    <w:rsid w:val="00AF4D5A"/>
    <w:rsid w:val="00AF5B3B"/>
    <w:rsid w:val="00AF6236"/>
    <w:rsid w:val="00AF65D8"/>
    <w:rsid w:val="00AF7CBA"/>
    <w:rsid w:val="00B002AD"/>
    <w:rsid w:val="00B00DE1"/>
    <w:rsid w:val="00B02755"/>
    <w:rsid w:val="00B02AD6"/>
    <w:rsid w:val="00B03090"/>
    <w:rsid w:val="00B03736"/>
    <w:rsid w:val="00B04A84"/>
    <w:rsid w:val="00B05272"/>
    <w:rsid w:val="00B0571A"/>
    <w:rsid w:val="00B06553"/>
    <w:rsid w:val="00B06BE2"/>
    <w:rsid w:val="00B07BB9"/>
    <w:rsid w:val="00B07E58"/>
    <w:rsid w:val="00B10450"/>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4B7"/>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749E"/>
    <w:rsid w:val="00B47C69"/>
    <w:rsid w:val="00B47C6B"/>
    <w:rsid w:val="00B50D8E"/>
    <w:rsid w:val="00B51788"/>
    <w:rsid w:val="00B52B5C"/>
    <w:rsid w:val="00B52C17"/>
    <w:rsid w:val="00B53915"/>
    <w:rsid w:val="00B55B2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06B"/>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744"/>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1D4B"/>
    <w:rsid w:val="00BF2B75"/>
    <w:rsid w:val="00BF44B4"/>
    <w:rsid w:val="00BF49DB"/>
    <w:rsid w:val="00BF4AAC"/>
    <w:rsid w:val="00BF529C"/>
    <w:rsid w:val="00BF6265"/>
    <w:rsid w:val="00BF6A18"/>
    <w:rsid w:val="00BF6F38"/>
    <w:rsid w:val="00C00A10"/>
    <w:rsid w:val="00C012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B90"/>
    <w:rsid w:val="00C25CA8"/>
    <w:rsid w:val="00C267DB"/>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8AB"/>
    <w:rsid w:val="00C54A3A"/>
    <w:rsid w:val="00C550C0"/>
    <w:rsid w:val="00C5537D"/>
    <w:rsid w:val="00C56538"/>
    <w:rsid w:val="00C56C5F"/>
    <w:rsid w:val="00C5719C"/>
    <w:rsid w:val="00C57BD0"/>
    <w:rsid w:val="00C60AD0"/>
    <w:rsid w:val="00C610D5"/>
    <w:rsid w:val="00C61114"/>
    <w:rsid w:val="00C61658"/>
    <w:rsid w:val="00C61882"/>
    <w:rsid w:val="00C62449"/>
    <w:rsid w:val="00C6273E"/>
    <w:rsid w:val="00C63014"/>
    <w:rsid w:val="00C63FB5"/>
    <w:rsid w:val="00C64094"/>
    <w:rsid w:val="00C65390"/>
    <w:rsid w:val="00C66905"/>
    <w:rsid w:val="00C66985"/>
    <w:rsid w:val="00C70588"/>
    <w:rsid w:val="00C7072E"/>
    <w:rsid w:val="00C70865"/>
    <w:rsid w:val="00C712F7"/>
    <w:rsid w:val="00C71EE9"/>
    <w:rsid w:val="00C72FDD"/>
    <w:rsid w:val="00C732C0"/>
    <w:rsid w:val="00C73704"/>
    <w:rsid w:val="00C7383B"/>
    <w:rsid w:val="00C73887"/>
    <w:rsid w:val="00C73DA5"/>
    <w:rsid w:val="00C73DB7"/>
    <w:rsid w:val="00C743DB"/>
    <w:rsid w:val="00C747CE"/>
    <w:rsid w:val="00C7578F"/>
    <w:rsid w:val="00C7594A"/>
    <w:rsid w:val="00C75BAA"/>
    <w:rsid w:val="00C75DAD"/>
    <w:rsid w:val="00C76BF9"/>
    <w:rsid w:val="00C77C01"/>
    <w:rsid w:val="00C80C44"/>
    <w:rsid w:val="00C8198D"/>
    <w:rsid w:val="00C81E5F"/>
    <w:rsid w:val="00C8264C"/>
    <w:rsid w:val="00C8273A"/>
    <w:rsid w:val="00C82AE9"/>
    <w:rsid w:val="00C837AB"/>
    <w:rsid w:val="00C837D7"/>
    <w:rsid w:val="00C8414F"/>
    <w:rsid w:val="00C84E91"/>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48EE"/>
    <w:rsid w:val="00CE49CA"/>
    <w:rsid w:val="00CE514B"/>
    <w:rsid w:val="00CE5739"/>
    <w:rsid w:val="00CE5FE9"/>
    <w:rsid w:val="00CE708A"/>
    <w:rsid w:val="00CF0302"/>
    <w:rsid w:val="00CF03FD"/>
    <w:rsid w:val="00CF06DD"/>
    <w:rsid w:val="00CF0B62"/>
    <w:rsid w:val="00CF1478"/>
    <w:rsid w:val="00CF190E"/>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2D46"/>
    <w:rsid w:val="00D14509"/>
    <w:rsid w:val="00D151B6"/>
    <w:rsid w:val="00D15BAA"/>
    <w:rsid w:val="00D15EF0"/>
    <w:rsid w:val="00D1670E"/>
    <w:rsid w:val="00D16A12"/>
    <w:rsid w:val="00D17E2B"/>
    <w:rsid w:val="00D17EB8"/>
    <w:rsid w:val="00D200DF"/>
    <w:rsid w:val="00D20D2E"/>
    <w:rsid w:val="00D212E1"/>
    <w:rsid w:val="00D2159F"/>
    <w:rsid w:val="00D21E31"/>
    <w:rsid w:val="00D222A0"/>
    <w:rsid w:val="00D227B3"/>
    <w:rsid w:val="00D23EC2"/>
    <w:rsid w:val="00D24113"/>
    <w:rsid w:val="00D25968"/>
    <w:rsid w:val="00D25A83"/>
    <w:rsid w:val="00D26AFD"/>
    <w:rsid w:val="00D26EBA"/>
    <w:rsid w:val="00D273DE"/>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0D64"/>
    <w:rsid w:val="00D417EE"/>
    <w:rsid w:val="00D41D40"/>
    <w:rsid w:val="00D42237"/>
    <w:rsid w:val="00D43059"/>
    <w:rsid w:val="00D43948"/>
    <w:rsid w:val="00D43967"/>
    <w:rsid w:val="00D43CBF"/>
    <w:rsid w:val="00D447FA"/>
    <w:rsid w:val="00D452DD"/>
    <w:rsid w:val="00D4556F"/>
    <w:rsid w:val="00D456D6"/>
    <w:rsid w:val="00D45921"/>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3FE9"/>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6146"/>
    <w:rsid w:val="00D7665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31B"/>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562"/>
    <w:rsid w:val="00DE3DE2"/>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4AC8"/>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25F0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687A"/>
    <w:rsid w:val="00E57562"/>
    <w:rsid w:val="00E60071"/>
    <w:rsid w:val="00E60CC9"/>
    <w:rsid w:val="00E61197"/>
    <w:rsid w:val="00E61DD0"/>
    <w:rsid w:val="00E6218A"/>
    <w:rsid w:val="00E62519"/>
    <w:rsid w:val="00E62864"/>
    <w:rsid w:val="00E628D9"/>
    <w:rsid w:val="00E62D36"/>
    <w:rsid w:val="00E64487"/>
    <w:rsid w:val="00E6587F"/>
    <w:rsid w:val="00E66900"/>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6F3D"/>
    <w:rsid w:val="00E7723A"/>
    <w:rsid w:val="00E77F8E"/>
    <w:rsid w:val="00E81423"/>
    <w:rsid w:val="00E81882"/>
    <w:rsid w:val="00E81F17"/>
    <w:rsid w:val="00E82221"/>
    <w:rsid w:val="00E83025"/>
    <w:rsid w:val="00E832CE"/>
    <w:rsid w:val="00E834C5"/>
    <w:rsid w:val="00E83641"/>
    <w:rsid w:val="00E840A9"/>
    <w:rsid w:val="00E841A7"/>
    <w:rsid w:val="00E85376"/>
    <w:rsid w:val="00E85852"/>
    <w:rsid w:val="00E86179"/>
    <w:rsid w:val="00E8757C"/>
    <w:rsid w:val="00E90040"/>
    <w:rsid w:val="00E9055E"/>
    <w:rsid w:val="00E909BE"/>
    <w:rsid w:val="00E910E9"/>
    <w:rsid w:val="00E911FA"/>
    <w:rsid w:val="00E913D9"/>
    <w:rsid w:val="00E9362E"/>
    <w:rsid w:val="00E9377F"/>
    <w:rsid w:val="00E945D4"/>
    <w:rsid w:val="00EA07F7"/>
    <w:rsid w:val="00EA0C87"/>
    <w:rsid w:val="00EA2015"/>
    <w:rsid w:val="00EA2989"/>
    <w:rsid w:val="00EA3246"/>
    <w:rsid w:val="00EA37E4"/>
    <w:rsid w:val="00EA43FB"/>
    <w:rsid w:val="00EA58D8"/>
    <w:rsid w:val="00EA5F16"/>
    <w:rsid w:val="00EA7419"/>
    <w:rsid w:val="00EA78DA"/>
    <w:rsid w:val="00EB0B80"/>
    <w:rsid w:val="00EB0BA2"/>
    <w:rsid w:val="00EB0EE8"/>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D04D1"/>
    <w:rsid w:val="00ED0555"/>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3C83"/>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7580"/>
    <w:rsid w:val="00F20B74"/>
    <w:rsid w:val="00F211F1"/>
    <w:rsid w:val="00F2134E"/>
    <w:rsid w:val="00F217DD"/>
    <w:rsid w:val="00F21FE0"/>
    <w:rsid w:val="00F232AC"/>
    <w:rsid w:val="00F25C7D"/>
    <w:rsid w:val="00F267F5"/>
    <w:rsid w:val="00F26AAD"/>
    <w:rsid w:val="00F27903"/>
    <w:rsid w:val="00F3174A"/>
    <w:rsid w:val="00F323EF"/>
    <w:rsid w:val="00F32A26"/>
    <w:rsid w:val="00F33038"/>
    <w:rsid w:val="00F343F0"/>
    <w:rsid w:val="00F34C53"/>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534"/>
    <w:rsid w:val="00F57DEF"/>
    <w:rsid w:val="00F611A6"/>
    <w:rsid w:val="00F62462"/>
    <w:rsid w:val="00F63347"/>
    <w:rsid w:val="00F638DF"/>
    <w:rsid w:val="00F63A58"/>
    <w:rsid w:val="00F66884"/>
    <w:rsid w:val="00F66AFF"/>
    <w:rsid w:val="00F66E6C"/>
    <w:rsid w:val="00F70D53"/>
    <w:rsid w:val="00F71D65"/>
    <w:rsid w:val="00F72BC9"/>
    <w:rsid w:val="00F72D25"/>
    <w:rsid w:val="00F7314D"/>
    <w:rsid w:val="00F74514"/>
    <w:rsid w:val="00F74D97"/>
    <w:rsid w:val="00F75025"/>
    <w:rsid w:val="00F755A2"/>
    <w:rsid w:val="00F75BF5"/>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5C8"/>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B7180"/>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31F"/>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51629B3"/>
    <w:rsid w:val="05A3DD3C"/>
    <w:rsid w:val="0758EDE4"/>
    <w:rsid w:val="078743D8"/>
    <w:rsid w:val="07BBDF9A"/>
    <w:rsid w:val="07C9BE2A"/>
    <w:rsid w:val="07CCEE4A"/>
    <w:rsid w:val="07D8694B"/>
    <w:rsid w:val="07DC7F19"/>
    <w:rsid w:val="07EBBBDE"/>
    <w:rsid w:val="0808C8C3"/>
    <w:rsid w:val="080926F5"/>
    <w:rsid w:val="081BF509"/>
    <w:rsid w:val="0821951F"/>
    <w:rsid w:val="0954BD1B"/>
    <w:rsid w:val="0967F484"/>
    <w:rsid w:val="097A4D9C"/>
    <w:rsid w:val="09F428F5"/>
    <w:rsid w:val="0AA4CD71"/>
    <w:rsid w:val="0AC7A08A"/>
    <w:rsid w:val="0B015EEC"/>
    <w:rsid w:val="0B1B94B5"/>
    <w:rsid w:val="0B5C8A3F"/>
    <w:rsid w:val="0B94F6CD"/>
    <w:rsid w:val="0BA32908"/>
    <w:rsid w:val="0C7EBE2B"/>
    <w:rsid w:val="0C82041A"/>
    <w:rsid w:val="0D40216C"/>
    <w:rsid w:val="0DC9A3E5"/>
    <w:rsid w:val="0E8CD274"/>
    <w:rsid w:val="0F4A58C6"/>
    <w:rsid w:val="0F6E3003"/>
    <w:rsid w:val="0FF12CAC"/>
    <w:rsid w:val="10255A18"/>
    <w:rsid w:val="102DDAF9"/>
    <w:rsid w:val="10441317"/>
    <w:rsid w:val="1052418B"/>
    <w:rsid w:val="10566BC0"/>
    <w:rsid w:val="1093D583"/>
    <w:rsid w:val="1097EA4E"/>
    <w:rsid w:val="11A426CA"/>
    <w:rsid w:val="11C1B6E7"/>
    <w:rsid w:val="11E10C6F"/>
    <w:rsid w:val="11F8306E"/>
    <w:rsid w:val="12292E8E"/>
    <w:rsid w:val="12975E21"/>
    <w:rsid w:val="12F6ABEB"/>
    <w:rsid w:val="13C92B24"/>
    <w:rsid w:val="13D1D481"/>
    <w:rsid w:val="147C907B"/>
    <w:rsid w:val="147E24DF"/>
    <w:rsid w:val="14AD15B6"/>
    <w:rsid w:val="14C832BD"/>
    <w:rsid w:val="14D5CA26"/>
    <w:rsid w:val="14DAF465"/>
    <w:rsid w:val="152B73BD"/>
    <w:rsid w:val="16F4C439"/>
    <w:rsid w:val="1890828C"/>
    <w:rsid w:val="18A9AAE9"/>
    <w:rsid w:val="1905BB5A"/>
    <w:rsid w:val="1970BD9A"/>
    <w:rsid w:val="1B34B80B"/>
    <w:rsid w:val="1BCC6A45"/>
    <w:rsid w:val="1C2ACEF1"/>
    <w:rsid w:val="1C713C74"/>
    <w:rsid w:val="1C8CE15A"/>
    <w:rsid w:val="1CB8279B"/>
    <w:rsid w:val="1DC6CCE1"/>
    <w:rsid w:val="1E1F6154"/>
    <w:rsid w:val="1E567C3B"/>
    <w:rsid w:val="1EFF18C2"/>
    <w:rsid w:val="1F3E3E8E"/>
    <w:rsid w:val="1F7DEA38"/>
    <w:rsid w:val="1F9ADE99"/>
    <w:rsid w:val="20A372D0"/>
    <w:rsid w:val="21DCFA1D"/>
    <w:rsid w:val="21FC30B6"/>
    <w:rsid w:val="22256F84"/>
    <w:rsid w:val="235283D1"/>
    <w:rsid w:val="23731EA4"/>
    <w:rsid w:val="2391B204"/>
    <w:rsid w:val="23C6C68A"/>
    <w:rsid w:val="246A19D8"/>
    <w:rsid w:val="24FDB42E"/>
    <w:rsid w:val="24FFDCF6"/>
    <w:rsid w:val="250EEF05"/>
    <w:rsid w:val="2540FCCC"/>
    <w:rsid w:val="2643578D"/>
    <w:rsid w:val="266E534E"/>
    <w:rsid w:val="271EC8B5"/>
    <w:rsid w:val="29741F9B"/>
    <w:rsid w:val="2A64CFFE"/>
    <w:rsid w:val="2B28F1F6"/>
    <w:rsid w:val="2B4FB94D"/>
    <w:rsid w:val="2B61AC52"/>
    <w:rsid w:val="2B6CF5B2"/>
    <w:rsid w:val="2BA55C89"/>
    <w:rsid w:val="2D55F03E"/>
    <w:rsid w:val="2DA684F9"/>
    <w:rsid w:val="2DDCBB25"/>
    <w:rsid w:val="2E153C9A"/>
    <w:rsid w:val="308274E4"/>
    <w:rsid w:val="3085DBAA"/>
    <w:rsid w:val="30DAF1DA"/>
    <w:rsid w:val="3221AC0B"/>
    <w:rsid w:val="32515FB9"/>
    <w:rsid w:val="32C0460A"/>
    <w:rsid w:val="33089D2D"/>
    <w:rsid w:val="33309073"/>
    <w:rsid w:val="33BD7C6C"/>
    <w:rsid w:val="34F5CA53"/>
    <w:rsid w:val="352512CF"/>
    <w:rsid w:val="35DB5DC5"/>
    <w:rsid w:val="365A08F3"/>
    <w:rsid w:val="36616F96"/>
    <w:rsid w:val="38346A2A"/>
    <w:rsid w:val="387D89C4"/>
    <w:rsid w:val="389DD518"/>
    <w:rsid w:val="38D9E7B8"/>
    <w:rsid w:val="38E09161"/>
    <w:rsid w:val="393E9F1D"/>
    <w:rsid w:val="3A1A39DB"/>
    <w:rsid w:val="3A46BAFC"/>
    <w:rsid w:val="3A4BB234"/>
    <w:rsid w:val="3A60FD2A"/>
    <w:rsid w:val="3B08C950"/>
    <w:rsid w:val="3B6DA98D"/>
    <w:rsid w:val="3C1AF477"/>
    <w:rsid w:val="3D1872E3"/>
    <w:rsid w:val="3D32195E"/>
    <w:rsid w:val="3D3A688C"/>
    <w:rsid w:val="3D8A9035"/>
    <w:rsid w:val="3DC8FCF5"/>
    <w:rsid w:val="3E9E00D6"/>
    <w:rsid w:val="3EB67C37"/>
    <w:rsid w:val="3F1F8C1B"/>
    <w:rsid w:val="3F40904C"/>
    <w:rsid w:val="3F973CB1"/>
    <w:rsid w:val="3FC0B2DB"/>
    <w:rsid w:val="403A6836"/>
    <w:rsid w:val="40D10A17"/>
    <w:rsid w:val="412F6B45"/>
    <w:rsid w:val="41F25B00"/>
    <w:rsid w:val="4499D79F"/>
    <w:rsid w:val="44B6B827"/>
    <w:rsid w:val="45093572"/>
    <w:rsid w:val="452C8540"/>
    <w:rsid w:val="454EDE35"/>
    <w:rsid w:val="45D750CC"/>
    <w:rsid w:val="45E9E324"/>
    <w:rsid w:val="46049658"/>
    <w:rsid w:val="4607406D"/>
    <w:rsid w:val="4615CA42"/>
    <w:rsid w:val="47266495"/>
    <w:rsid w:val="479EACC9"/>
    <w:rsid w:val="47EFF6DF"/>
    <w:rsid w:val="4812F6EF"/>
    <w:rsid w:val="48487427"/>
    <w:rsid w:val="48934836"/>
    <w:rsid w:val="48B93280"/>
    <w:rsid w:val="49A5BEC9"/>
    <w:rsid w:val="4AE94252"/>
    <w:rsid w:val="4AF8A895"/>
    <w:rsid w:val="4B04EEEE"/>
    <w:rsid w:val="4B1A158A"/>
    <w:rsid w:val="4B817AF7"/>
    <w:rsid w:val="4C38A93B"/>
    <w:rsid w:val="4C5D0C13"/>
    <w:rsid w:val="4CA0BF4F"/>
    <w:rsid w:val="4CD40079"/>
    <w:rsid w:val="4CF2D20F"/>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2E7F8FE"/>
    <w:rsid w:val="530B6E8C"/>
    <w:rsid w:val="5314BDC9"/>
    <w:rsid w:val="536CD08E"/>
    <w:rsid w:val="537FD996"/>
    <w:rsid w:val="53B89ACE"/>
    <w:rsid w:val="54249BB2"/>
    <w:rsid w:val="543F5490"/>
    <w:rsid w:val="54503F5D"/>
    <w:rsid w:val="54CA1FE5"/>
    <w:rsid w:val="54DF125E"/>
    <w:rsid w:val="561DF263"/>
    <w:rsid w:val="576DEE00"/>
    <w:rsid w:val="57D60054"/>
    <w:rsid w:val="57FEF258"/>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E10D98E"/>
    <w:rsid w:val="5E9248C1"/>
    <w:rsid w:val="5EF14D00"/>
    <w:rsid w:val="5EFF82AE"/>
    <w:rsid w:val="5F22B66F"/>
    <w:rsid w:val="5F503B24"/>
    <w:rsid w:val="5F6E82A9"/>
    <w:rsid w:val="5F89CA2F"/>
    <w:rsid w:val="60421ADA"/>
    <w:rsid w:val="60505EE0"/>
    <w:rsid w:val="612B88B5"/>
    <w:rsid w:val="61B96F6A"/>
    <w:rsid w:val="62283814"/>
    <w:rsid w:val="62AEA670"/>
    <w:rsid w:val="63022BB8"/>
    <w:rsid w:val="6309CD5A"/>
    <w:rsid w:val="63ACA09F"/>
    <w:rsid w:val="63E8C216"/>
    <w:rsid w:val="63F52ADF"/>
    <w:rsid w:val="643F4CB5"/>
    <w:rsid w:val="64EC5F1A"/>
    <w:rsid w:val="651BF544"/>
    <w:rsid w:val="65226704"/>
    <w:rsid w:val="655FBD43"/>
    <w:rsid w:val="6612E10B"/>
    <w:rsid w:val="66644C95"/>
    <w:rsid w:val="6750ED57"/>
    <w:rsid w:val="6771DBF4"/>
    <w:rsid w:val="6784F38B"/>
    <w:rsid w:val="6879C7E6"/>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E18A23E"/>
    <w:rsid w:val="6E22C774"/>
    <w:rsid w:val="6E24BB95"/>
    <w:rsid w:val="6E4A7AB8"/>
    <w:rsid w:val="6ECE28A9"/>
    <w:rsid w:val="6EEC1971"/>
    <w:rsid w:val="6F76B304"/>
    <w:rsid w:val="6F9C6075"/>
    <w:rsid w:val="7011BB7F"/>
    <w:rsid w:val="7047A2A6"/>
    <w:rsid w:val="70815210"/>
    <w:rsid w:val="70FEFB37"/>
    <w:rsid w:val="710B8861"/>
    <w:rsid w:val="7187637D"/>
    <w:rsid w:val="722B71C1"/>
    <w:rsid w:val="7255001C"/>
    <w:rsid w:val="72704A19"/>
    <w:rsid w:val="7344365A"/>
    <w:rsid w:val="738686DF"/>
    <w:rsid w:val="73A14443"/>
    <w:rsid w:val="73A9F231"/>
    <w:rsid w:val="73B41FF6"/>
    <w:rsid w:val="75F13C0A"/>
    <w:rsid w:val="770B4466"/>
    <w:rsid w:val="77442A4A"/>
    <w:rsid w:val="779E6379"/>
    <w:rsid w:val="78647B05"/>
    <w:rsid w:val="78D0029B"/>
    <w:rsid w:val="78EEB691"/>
    <w:rsid w:val="7A17CA69"/>
    <w:rsid w:val="7A5BBE98"/>
    <w:rsid w:val="7A7D8B32"/>
    <w:rsid w:val="7AC04C75"/>
    <w:rsid w:val="7BC9A238"/>
    <w:rsid w:val="7BDDEDCC"/>
    <w:rsid w:val="7BE9FF52"/>
    <w:rsid w:val="7C5D2392"/>
    <w:rsid w:val="7D268E8C"/>
    <w:rsid w:val="7DC58166"/>
    <w:rsid w:val="7DF4B860"/>
    <w:rsid w:val="7DFF2EC8"/>
    <w:rsid w:val="7E1D61DF"/>
    <w:rsid w:val="7E7365EC"/>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2"/>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2"/>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2"/>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2"/>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h"/>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h Car"/>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3"/>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4"/>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5"/>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5"/>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6"/>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unhideWhenUsed/>
    <w:qFormat/>
    <w:rsid w:val="00023C0B"/>
    <w:pPr>
      <w:spacing w:after="120"/>
    </w:pPr>
  </w:style>
  <w:style w:type="character" w:customStyle="1" w:styleId="TextoindependienteCar">
    <w:name w:val="Texto independiente Car"/>
    <w:basedOn w:val="Fuentedeprrafopredeter"/>
    <w:link w:val="Textoindependiente"/>
    <w:uiPriority w:val="99"/>
    <w:rsid w:val="00023C0B"/>
    <w:rPr>
      <w:rFonts w:ascii="Lato" w:hAnsi="Lato" w:cs="Times New Roman"/>
    </w:rPr>
  </w:style>
  <w:style w:type="table" w:styleId="Tablaconcuadrcula4-nfasis1">
    <w:name w:val="Grid Table 4 Accent 1"/>
    <w:basedOn w:val="Tablanormal"/>
    <w:uiPriority w:val="49"/>
    <w:rsid w:val="00653AC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angradetextonormal">
    <w:name w:val="Body Text Indent"/>
    <w:basedOn w:val="Normal"/>
    <w:link w:val="SangradetextonormalCar"/>
    <w:uiPriority w:val="99"/>
    <w:semiHidden/>
    <w:unhideWhenUsed/>
    <w:rsid w:val="00A534F5"/>
    <w:pPr>
      <w:spacing w:after="120"/>
      <w:ind w:left="283"/>
    </w:pPr>
  </w:style>
  <w:style w:type="character" w:customStyle="1" w:styleId="SangradetextonormalCar">
    <w:name w:val="Sangría de texto normal Car"/>
    <w:basedOn w:val="Fuentedeprrafopredeter"/>
    <w:link w:val="Sangradetextonormal"/>
    <w:uiPriority w:val="99"/>
    <w:semiHidden/>
    <w:rsid w:val="00A534F5"/>
    <w:rPr>
      <w:rFonts w:ascii="Lato" w:hAnsi="Lato"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89527723">
      <w:bodyDiv w:val="1"/>
      <w:marLeft w:val="0"/>
      <w:marRight w:val="0"/>
      <w:marTop w:val="0"/>
      <w:marBottom w:val="0"/>
      <w:divBdr>
        <w:top w:val="none" w:sz="0" w:space="0" w:color="auto"/>
        <w:left w:val="none" w:sz="0" w:space="0" w:color="auto"/>
        <w:bottom w:val="none" w:sz="0" w:space="0" w:color="auto"/>
        <w:right w:val="none" w:sz="0" w:space="0" w:color="auto"/>
      </w:divBdr>
      <w:divsChild>
        <w:div w:id="1300962966">
          <w:marLeft w:val="0"/>
          <w:marRight w:val="0"/>
          <w:marTop w:val="0"/>
          <w:marBottom w:val="0"/>
          <w:divBdr>
            <w:top w:val="none" w:sz="0" w:space="0" w:color="auto"/>
            <w:left w:val="none" w:sz="0" w:space="0" w:color="auto"/>
            <w:bottom w:val="none" w:sz="0" w:space="0" w:color="auto"/>
            <w:right w:val="none" w:sz="0" w:space="0" w:color="auto"/>
          </w:divBdr>
          <w:divsChild>
            <w:div w:id="1644583344">
              <w:marLeft w:val="0"/>
              <w:marRight w:val="0"/>
              <w:marTop w:val="0"/>
              <w:marBottom w:val="0"/>
              <w:divBdr>
                <w:top w:val="none" w:sz="0" w:space="0" w:color="auto"/>
                <w:left w:val="none" w:sz="0" w:space="0" w:color="auto"/>
                <w:bottom w:val="none" w:sz="0" w:space="0" w:color="auto"/>
                <w:right w:val="none" w:sz="0" w:space="0" w:color="auto"/>
              </w:divBdr>
              <w:divsChild>
                <w:div w:id="19786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316420">
      <w:bodyDiv w:val="1"/>
      <w:marLeft w:val="0"/>
      <w:marRight w:val="0"/>
      <w:marTop w:val="0"/>
      <w:marBottom w:val="0"/>
      <w:divBdr>
        <w:top w:val="none" w:sz="0" w:space="0" w:color="auto"/>
        <w:left w:val="none" w:sz="0" w:space="0" w:color="auto"/>
        <w:bottom w:val="none" w:sz="0" w:space="0" w:color="auto"/>
        <w:right w:val="none" w:sz="0" w:space="0" w:color="auto"/>
      </w:divBdr>
    </w:div>
    <w:div w:id="1775204464">
      <w:bodyDiv w:val="1"/>
      <w:marLeft w:val="0"/>
      <w:marRight w:val="0"/>
      <w:marTop w:val="0"/>
      <w:marBottom w:val="0"/>
      <w:divBdr>
        <w:top w:val="none" w:sz="0" w:space="0" w:color="auto"/>
        <w:left w:val="none" w:sz="0" w:space="0" w:color="auto"/>
        <w:bottom w:val="none" w:sz="0" w:space="0" w:color="auto"/>
        <w:right w:val="none" w:sz="0" w:space="0" w:color="auto"/>
      </w:divBdr>
    </w:div>
    <w:div w:id="1824739148">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D022637A-E1BC-4611-B75C-691B27074EBA}"/>
</file>

<file path=customXml/itemProps2.xml><?xml version="1.0" encoding="utf-8"?>
<ds:datastoreItem xmlns:ds="http://schemas.openxmlformats.org/officeDocument/2006/customXml" ds:itemID="{35E38681-B9E8-48B7-A6C3-7900CA8B8F71}"/>
</file>

<file path=customXml/itemProps3.xml><?xml version="1.0" encoding="utf-8"?>
<ds:datastoreItem xmlns:ds="http://schemas.openxmlformats.org/officeDocument/2006/customXml" ds:itemID="{026A4878-A05E-4163-8A58-7147B91E026C}"/>
</file>

<file path=docProps/app.xml><?xml version="1.0" encoding="utf-8"?>
<Properties xmlns="http://schemas.openxmlformats.org/officeDocument/2006/extended-properties" xmlns:vt="http://schemas.openxmlformats.org/officeDocument/2006/docPropsVTypes">
  <Template>Normal.dotm</Template>
  <TotalTime>0</TotalTime>
  <Pages>10</Pages>
  <Words>1673</Words>
  <Characters>10284</Characters>
  <Application>Microsoft Office Word</Application>
  <DocSecurity>0</DocSecurity>
  <Lines>85</Lines>
  <Paragraphs>23</Paragraphs>
  <ScaleCrop>false</ScaleCrop>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dcterms:created xsi:type="dcterms:W3CDTF">2024-12-06T09:28:00Z</dcterms:created>
  <dcterms:modified xsi:type="dcterms:W3CDTF">2025-03-12T09:33:00Z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