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webSettings.xml" ContentType="application/vnd.openxmlformats-officedocument.wordprocessingml.webSetting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9861E4" w:rsidRDefault="00DF51C6" w:rsidP="009861E4">
      <w:pPr>
        <w:spacing w:line="360" w:lineRule="auto"/>
        <w:rPr>
          <w:rFonts w:ascii="Arial" w:hAnsi="Arial" w:cs="Arial"/>
        </w:rPr>
      </w:pPr>
    </w:p>
    <w:p w14:paraId="179A09CD" w14:textId="6BB9DF9B" w:rsidR="00EA37E4" w:rsidRPr="009861E4" w:rsidRDefault="00EA37E4" w:rsidP="009861E4">
      <w:pPr>
        <w:spacing w:line="360" w:lineRule="auto"/>
        <w:rPr>
          <w:rFonts w:ascii="Arial" w:hAnsi="Arial" w:cs="Arial"/>
        </w:rPr>
      </w:pPr>
    </w:p>
    <w:p w14:paraId="0B76C7CE" w14:textId="77777777" w:rsidR="00EA37E4" w:rsidRPr="009861E4" w:rsidRDefault="00EA37E4" w:rsidP="009861E4">
      <w:pPr>
        <w:spacing w:line="360" w:lineRule="auto"/>
        <w:rPr>
          <w:rFonts w:ascii="Arial" w:hAnsi="Arial" w:cs="Arial"/>
        </w:rPr>
      </w:pPr>
    </w:p>
    <w:p w14:paraId="66DBE481" w14:textId="77777777" w:rsidR="00EA37E4" w:rsidRPr="009861E4" w:rsidRDefault="00EA37E4" w:rsidP="009861E4">
      <w:pPr>
        <w:spacing w:line="360" w:lineRule="auto"/>
        <w:rPr>
          <w:rFonts w:ascii="Arial" w:hAnsi="Arial" w:cs="Arial"/>
        </w:rPr>
      </w:pPr>
    </w:p>
    <w:p w14:paraId="1CDA0B52" w14:textId="0E22D70E" w:rsidR="00444DC7" w:rsidRPr="009861E4" w:rsidRDefault="002753CC" w:rsidP="009861E4">
      <w:pPr>
        <w:spacing w:line="360" w:lineRule="auto"/>
        <w:jc w:val="center"/>
        <w:rPr>
          <w:rFonts w:ascii="Arial" w:hAnsi="Arial" w:cs="Arial"/>
        </w:rPr>
      </w:pPr>
      <w:r w:rsidRPr="009861E4">
        <w:rPr>
          <w:rFonts w:ascii="Arial" w:hAnsi="Arial" w:cs="Arial"/>
          <w:noProof/>
        </w:rPr>
        <w:drawing>
          <wp:inline distT="0" distB="0" distL="0" distR="0" wp14:anchorId="69A0FC3D" wp14:editId="5FF9AD4A">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9861E4">
        <w:rPr>
          <w:rFonts w:ascii="Arial" w:hAnsi="Arial" w:cs="Arial"/>
        </w:rPr>
        <w:br w:type="textWrapping" w:clear="all"/>
      </w:r>
    </w:p>
    <w:p w14:paraId="73F11630" w14:textId="77777777" w:rsidR="00444DC7" w:rsidRPr="009861E4" w:rsidRDefault="00444DC7" w:rsidP="009861E4">
      <w:pPr>
        <w:spacing w:line="360" w:lineRule="auto"/>
        <w:rPr>
          <w:rFonts w:ascii="Arial" w:hAnsi="Arial" w:cs="Arial"/>
        </w:rPr>
      </w:pPr>
    </w:p>
    <w:p w14:paraId="02ED21A2" w14:textId="77777777" w:rsidR="00444DC7" w:rsidRPr="009861E4" w:rsidRDefault="00444DC7" w:rsidP="009861E4">
      <w:pPr>
        <w:spacing w:line="360" w:lineRule="auto"/>
        <w:rPr>
          <w:rFonts w:ascii="Arial" w:hAnsi="Arial" w:cs="Arial"/>
        </w:rPr>
      </w:pPr>
    </w:p>
    <w:p w14:paraId="5E2FF06F" w14:textId="77F05317" w:rsidR="00444DC7" w:rsidRPr="009861E4" w:rsidRDefault="002753CC" w:rsidP="009861E4">
      <w:pPr>
        <w:pStyle w:val="Ttulo"/>
        <w:spacing w:before="200" w:after="200" w:line="360" w:lineRule="auto"/>
        <w:jc w:val="center"/>
        <w:rPr>
          <w:rFonts w:ascii="Arial" w:hAnsi="Arial" w:cs="Arial"/>
          <w:b/>
          <w:caps/>
          <w:color w:val="343434"/>
          <w:sz w:val="44"/>
        </w:rPr>
      </w:pPr>
      <w:bookmarkStart w:id="0" w:name="_Hlk38448372"/>
      <w:r w:rsidRPr="009861E4">
        <w:rPr>
          <w:rFonts w:ascii="Arial" w:hAnsi="Arial" w:cs="Arial"/>
          <w:b/>
          <w:caps/>
          <w:color w:val="343434"/>
          <w:sz w:val="44"/>
        </w:rPr>
        <w:t>PROTECCIÓN DEL CORREO ELECTRÓNICO Y LA NAVEGACIÓN WEB</w:t>
      </w:r>
    </w:p>
    <w:bookmarkEnd w:id="0"/>
    <w:p w14:paraId="23239CC4" w14:textId="3B434706" w:rsidR="00444DC7" w:rsidRPr="009861E4" w:rsidRDefault="00444DC7" w:rsidP="009861E4">
      <w:pPr>
        <w:spacing w:line="360" w:lineRule="auto"/>
        <w:rPr>
          <w:rFonts w:ascii="Arial" w:hAnsi="Arial" w:cs="Arial"/>
        </w:rPr>
      </w:pPr>
    </w:p>
    <w:p w14:paraId="2841C0A1" w14:textId="48454D5B" w:rsidR="007414A3" w:rsidRPr="009861E4" w:rsidRDefault="007414A3" w:rsidP="009861E4">
      <w:pPr>
        <w:spacing w:after="200" w:line="360" w:lineRule="auto"/>
        <w:jc w:val="left"/>
        <w:rPr>
          <w:rFonts w:ascii="Arial" w:hAnsi="Arial" w:cs="Arial"/>
        </w:rPr>
      </w:pPr>
      <w:r w:rsidRPr="009861E4">
        <w:rPr>
          <w:rFonts w:ascii="Arial" w:hAnsi="Arial" w:cs="Arial"/>
        </w:rPr>
        <w:br w:type="page"/>
      </w:r>
    </w:p>
    <w:p w14:paraId="31AA7076" w14:textId="77777777" w:rsidR="009861E4" w:rsidRPr="009861E4" w:rsidRDefault="009861E4" w:rsidP="009861E4">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B6148" w:rsidRPr="00CB6440" w14:paraId="77ED2E75" w14:textId="77777777" w:rsidTr="007F1D67">
        <w:trPr>
          <w:cantSplit/>
          <w:trHeight w:hRule="exact" w:val="544"/>
          <w:tblHeader/>
          <w:jc w:val="center"/>
        </w:trPr>
        <w:tc>
          <w:tcPr>
            <w:tcW w:w="8999" w:type="dxa"/>
            <w:gridSpan w:val="4"/>
            <w:tcBorders>
              <w:bottom w:val="nil"/>
            </w:tcBorders>
            <w:shd w:val="clear" w:color="auto" w:fill="5B7D7F"/>
            <w:vAlign w:val="center"/>
          </w:tcPr>
          <w:p w14:paraId="1A7AE699"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1B6148" w:rsidRPr="00CB6440" w14:paraId="2118130C" w14:textId="77777777" w:rsidTr="007F1D67">
        <w:trPr>
          <w:cantSplit/>
          <w:trHeight w:val="1078"/>
          <w:tblHeader/>
          <w:jc w:val="center"/>
        </w:trPr>
        <w:tc>
          <w:tcPr>
            <w:tcW w:w="1129" w:type="dxa"/>
            <w:shd w:val="clear" w:color="auto" w:fill="5B7D7F"/>
            <w:vAlign w:val="center"/>
          </w:tcPr>
          <w:p w14:paraId="611C2527"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FCA43AE" w14:textId="77777777" w:rsidR="001B6148" w:rsidRPr="00CB6440" w:rsidRDefault="001B6148" w:rsidP="007F1D6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D931D03"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FCCDBC5"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B6148" w:rsidRPr="00CB6440" w14:paraId="519DD889" w14:textId="77777777" w:rsidTr="007F1D67">
        <w:trPr>
          <w:cantSplit/>
          <w:trHeight w:val="689"/>
          <w:jc w:val="center"/>
        </w:trPr>
        <w:tc>
          <w:tcPr>
            <w:tcW w:w="1129" w:type="dxa"/>
            <w:vAlign w:val="center"/>
          </w:tcPr>
          <w:p w14:paraId="339F7E37" w14:textId="77777777" w:rsidR="001B6148" w:rsidRPr="00CB6440" w:rsidRDefault="001B6148" w:rsidP="007F1D67">
            <w:pPr>
              <w:spacing w:before="120" w:after="120"/>
              <w:jc w:val="center"/>
              <w:rPr>
                <w:rFonts w:ascii="Arial" w:hAnsi="Arial" w:cs="Arial"/>
              </w:rPr>
            </w:pPr>
            <w:r w:rsidRPr="00CB6440">
              <w:rPr>
                <w:rFonts w:ascii="Arial" w:hAnsi="Arial" w:cs="Arial"/>
              </w:rPr>
              <w:t>01</w:t>
            </w:r>
          </w:p>
        </w:tc>
        <w:tc>
          <w:tcPr>
            <w:tcW w:w="4962" w:type="dxa"/>
            <w:vAlign w:val="center"/>
          </w:tcPr>
          <w:p w14:paraId="08B9C911" w14:textId="77777777" w:rsidR="001B6148" w:rsidRPr="00CB6440" w:rsidRDefault="001B6148" w:rsidP="007F1D6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5A6356C8" w14:textId="7388FD3A" w:rsidR="001B6148" w:rsidRPr="00CB6440" w:rsidRDefault="00457ABE" w:rsidP="007F1D67">
            <w:pPr>
              <w:spacing w:before="120" w:after="120"/>
              <w:jc w:val="center"/>
              <w:rPr>
                <w:rFonts w:ascii="Arial" w:hAnsi="Arial" w:cs="Arial"/>
              </w:rPr>
            </w:pPr>
            <w:r>
              <w:rPr>
                <w:rFonts w:ascii="Arial" w:hAnsi="Arial" w:cs="Arial"/>
              </w:rPr>
              <w:t>12/03/2025</w:t>
            </w:r>
          </w:p>
        </w:tc>
        <w:tc>
          <w:tcPr>
            <w:tcW w:w="1633" w:type="dxa"/>
            <w:vAlign w:val="center"/>
          </w:tcPr>
          <w:p w14:paraId="30052D0B" w14:textId="77777777" w:rsidR="001B6148" w:rsidRPr="00CB6440" w:rsidRDefault="001B6148" w:rsidP="007F1D67">
            <w:pPr>
              <w:spacing w:before="120" w:after="120"/>
              <w:jc w:val="center"/>
              <w:rPr>
                <w:rFonts w:ascii="Arial" w:hAnsi="Arial" w:cs="Arial"/>
              </w:rPr>
            </w:pPr>
            <w:r>
              <w:rPr>
                <w:rFonts w:ascii="Arial" w:hAnsi="Arial" w:cs="Arial"/>
              </w:rPr>
              <w:t>N/A</w:t>
            </w:r>
          </w:p>
        </w:tc>
      </w:tr>
    </w:tbl>
    <w:p w14:paraId="2F88DBEF" w14:textId="77777777" w:rsidR="001B6148" w:rsidRDefault="001B6148" w:rsidP="001B6148">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B6148" w:rsidRPr="00CB6440" w14:paraId="72DA66F7" w14:textId="77777777" w:rsidTr="007F1D67">
        <w:trPr>
          <w:cantSplit/>
          <w:trHeight w:hRule="exact" w:val="544"/>
          <w:tblHeader/>
          <w:jc w:val="center"/>
        </w:trPr>
        <w:tc>
          <w:tcPr>
            <w:tcW w:w="8999" w:type="dxa"/>
            <w:gridSpan w:val="4"/>
            <w:tcBorders>
              <w:bottom w:val="nil"/>
            </w:tcBorders>
            <w:shd w:val="clear" w:color="auto" w:fill="5B7D7F"/>
            <w:vAlign w:val="center"/>
          </w:tcPr>
          <w:p w14:paraId="306A2356"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B6148" w:rsidRPr="00CB6440" w14:paraId="5F892BC3" w14:textId="77777777" w:rsidTr="007F1D67">
        <w:trPr>
          <w:cantSplit/>
          <w:trHeight w:val="595"/>
          <w:tblHeader/>
          <w:jc w:val="center"/>
        </w:trPr>
        <w:tc>
          <w:tcPr>
            <w:tcW w:w="1129" w:type="dxa"/>
            <w:shd w:val="clear" w:color="auto" w:fill="5B7D7F"/>
            <w:vAlign w:val="center"/>
          </w:tcPr>
          <w:p w14:paraId="3FAD11EF"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6D95CF92"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748F466"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4D4B74F" w14:textId="77777777" w:rsidR="001B6148" w:rsidRPr="00CB6440" w:rsidRDefault="001B6148" w:rsidP="007F1D6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B6148" w:rsidRPr="00CB6440" w14:paraId="7B88A92F" w14:textId="77777777" w:rsidTr="007F1D67">
        <w:trPr>
          <w:cantSplit/>
          <w:trHeight w:val="832"/>
          <w:jc w:val="center"/>
        </w:trPr>
        <w:tc>
          <w:tcPr>
            <w:tcW w:w="1129" w:type="dxa"/>
            <w:vAlign w:val="center"/>
          </w:tcPr>
          <w:p w14:paraId="2C60BE6B" w14:textId="77777777" w:rsidR="001B6148" w:rsidRPr="00CB6440" w:rsidRDefault="001B6148" w:rsidP="007F1D67">
            <w:pPr>
              <w:spacing w:before="120" w:after="120"/>
              <w:jc w:val="center"/>
              <w:rPr>
                <w:rFonts w:ascii="Arial" w:hAnsi="Arial" w:cs="Arial"/>
              </w:rPr>
            </w:pPr>
            <w:r>
              <w:rPr>
                <w:rFonts w:ascii="Arial" w:hAnsi="Arial" w:cs="Arial"/>
              </w:rPr>
              <w:t>Departamento:</w:t>
            </w:r>
          </w:p>
        </w:tc>
        <w:tc>
          <w:tcPr>
            <w:tcW w:w="2552" w:type="dxa"/>
            <w:vAlign w:val="center"/>
          </w:tcPr>
          <w:p w14:paraId="1675DBE6" w14:textId="77777777" w:rsidR="001B6148" w:rsidRPr="00CB6440" w:rsidRDefault="001B6148" w:rsidP="007F1D67">
            <w:pPr>
              <w:spacing w:before="120" w:after="120"/>
              <w:jc w:val="center"/>
              <w:rPr>
                <w:rFonts w:ascii="Arial" w:hAnsi="Arial" w:cs="Arial"/>
              </w:rPr>
            </w:pPr>
            <w:r>
              <w:rPr>
                <w:rFonts w:ascii="Arial" w:hAnsi="Arial" w:cs="Arial"/>
              </w:rPr>
              <w:t>Responsable del SGSI</w:t>
            </w:r>
          </w:p>
        </w:tc>
        <w:tc>
          <w:tcPr>
            <w:tcW w:w="2693" w:type="dxa"/>
            <w:vAlign w:val="center"/>
          </w:tcPr>
          <w:p w14:paraId="4281D5E7" w14:textId="77777777" w:rsidR="001B6148" w:rsidRPr="00CB6440" w:rsidRDefault="001B6148" w:rsidP="007F1D67">
            <w:pPr>
              <w:spacing w:before="120" w:after="120"/>
              <w:jc w:val="center"/>
              <w:rPr>
                <w:rFonts w:ascii="Arial" w:hAnsi="Arial" w:cs="Arial"/>
              </w:rPr>
            </w:pPr>
            <w:r>
              <w:rPr>
                <w:rFonts w:ascii="Arial" w:hAnsi="Arial" w:cs="Arial"/>
              </w:rPr>
              <w:t>Dirección</w:t>
            </w:r>
          </w:p>
        </w:tc>
        <w:tc>
          <w:tcPr>
            <w:tcW w:w="2625" w:type="dxa"/>
            <w:vAlign w:val="center"/>
          </w:tcPr>
          <w:p w14:paraId="09F7E679" w14:textId="77777777" w:rsidR="001B6148" w:rsidRDefault="001B6148" w:rsidP="007F1D67">
            <w:pPr>
              <w:spacing w:before="120" w:after="120"/>
              <w:jc w:val="center"/>
              <w:rPr>
                <w:rFonts w:ascii="Arial" w:hAnsi="Arial" w:cs="Arial"/>
              </w:rPr>
            </w:pPr>
            <w:r>
              <w:rPr>
                <w:rFonts w:ascii="Arial" w:hAnsi="Arial" w:cs="Arial"/>
              </w:rPr>
              <w:t>Jefe de seguridad</w:t>
            </w:r>
          </w:p>
          <w:p w14:paraId="0651647C" w14:textId="77777777" w:rsidR="001B6148" w:rsidRPr="00CB6440" w:rsidRDefault="001B6148" w:rsidP="007F1D67">
            <w:pPr>
              <w:spacing w:before="120" w:after="120"/>
              <w:jc w:val="center"/>
              <w:rPr>
                <w:rFonts w:ascii="Arial" w:hAnsi="Arial" w:cs="Arial"/>
              </w:rPr>
            </w:pPr>
            <w:r>
              <w:rPr>
                <w:rFonts w:ascii="Arial" w:hAnsi="Arial" w:cs="Arial"/>
              </w:rPr>
              <w:t>(o suplente)</w:t>
            </w:r>
          </w:p>
        </w:tc>
      </w:tr>
      <w:tr w:rsidR="001B6148" w:rsidRPr="00CB6440" w14:paraId="45A9C087" w14:textId="77777777" w:rsidTr="007F1D67">
        <w:trPr>
          <w:cantSplit/>
          <w:trHeight w:val="647"/>
          <w:jc w:val="center"/>
        </w:trPr>
        <w:tc>
          <w:tcPr>
            <w:tcW w:w="1129" w:type="dxa"/>
            <w:vAlign w:val="center"/>
          </w:tcPr>
          <w:p w14:paraId="44CF5C7F" w14:textId="77777777" w:rsidR="001B6148" w:rsidRPr="00CB6440" w:rsidRDefault="001B6148" w:rsidP="007F1D67">
            <w:pPr>
              <w:spacing w:before="120" w:after="120"/>
              <w:jc w:val="center"/>
              <w:rPr>
                <w:rFonts w:ascii="Arial" w:hAnsi="Arial" w:cs="Arial"/>
              </w:rPr>
            </w:pPr>
            <w:r>
              <w:rPr>
                <w:rFonts w:ascii="Arial" w:hAnsi="Arial" w:cs="Arial"/>
              </w:rPr>
              <w:t>Nombre:</w:t>
            </w:r>
          </w:p>
        </w:tc>
        <w:tc>
          <w:tcPr>
            <w:tcW w:w="2552" w:type="dxa"/>
            <w:vAlign w:val="center"/>
          </w:tcPr>
          <w:p w14:paraId="621C47AE" w14:textId="77777777" w:rsidR="001B6148" w:rsidRPr="00CB6440" w:rsidRDefault="001B6148" w:rsidP="007F1D67">
            <w:pPr>
              <w:spacing w:before="120" w:after="120"/>
              <w:jc w:val="center"/>
              <w:rPr>
                <w:rFonts w:ascii="Arial" w:hAnsi="Arial" w:cs="Arial"/>
              </w:rPr>
            </w:pPr>
            <w:r>
              <w:rPr>
                <w:rFonts w:ascii="Arial" w:hAnsi="Arial" w:cs="Arial"/>
              </w:rPr>
              <w:t>David Pozo</w:t>
            </w:r>
          </w:p>
        </w:tc>
        <w:tc>
          <w:tcPr>
            <w:tcW w:w="2693" w:type="dxa"/>
            <w:vAlign w:val="center"/>
          </w:tcPr>
          <w:p w14:paraId="71F6CC5A" w14:textId="77777777" w:rsidR="001B6148" w:rsidRPr="00CB6440" w:rsidRDefault="001B6148" w:rsidP="007F1D67">
            <w:pPr>
              <w:spacing w:before="120" w:after="120"/>
              <w:jc w:val="center"/>
              <w:rPr>
                <w:rFonts w:ascii="Arial" w:hAnsi="Arial" w:cs="Arial"/>
              </w:rPr>
            </w:pPr>
            <w:r>
              <w:rPr>
                <w:rFonts w:ascii="Arial" w:hAnsi="Arial" w:cs="Arial"/>
              </w:rPr>
              <w:t>Carlos Rodrigo</w:t>
            </w:r>
          </w:p>
        </w:tc>
        <w:tc>
          <w:tcPr>
            <w:tcW w:w="2625" w:type="dxa"/>
            <w:vAlign w:val="center"/>
          </w:tcPr>
          <w:p w14:paraId="240A9959" w14:textId="77777777" w:rsidR="001B6148" w:rsidRPr="00CB6440" w:rsidRDefault="001B6148" w:rsidP="007F1D67">
            <w:pPr>
              <w:spacing w:before="120" w:after="120"/>
              <w:jc w:val="center"/>
              <w:rPr>
                <w:rFonts w:ascii="Arial" w:hAnsi="Arial" w:cs="Arial"/>
              </w:rPr>
            </w:pPr>
            <w:r>
              <w:rPr>
                <w:rFonts w:ascii="Arial" w:hAnsi="Arial" w:cs="Arial"/>
              </w:rPr>
              <w:t>Carlos Zúñiga</w:t>
            </w:r>
          </w:p>
        </w:tc>
      </w:tr>
      <w:tr w:rsidR="001B6148" w:rsidRPr="00CB6440" w14:paraId="2F779A8B" w14:textId="77777777" w:rsidTr="007F1D67">
        <w:trPr>
          <w:cantSplit/>
          <w:trHeight w:val="1256"/>
          <w:jc w:val="center"/>
        </w:trPr>
        <w:tc>
          <w:tcPr>
            <w:tcW w:w="1129" w:type="dxa"/>
            <w:vAlign w:val="center"/>
          </w:tcPr>
          <w:p w14:paraId="1C4BC2AD" w14:textId="77777777" w:rsidR="001B6148" w:rsidRDefault="001B6148" w:rsidP="007F1D67">
            <w:pPr>
              <w:spacing w:before="120" w:after="120"/>
              <w:jc w:val="center"/>
              <w:rPr>
                <w:rFonts w:ascii="Arial" w:hAnsi="Arial" w:cs="Arial"/>
              </w:rPr>
            </w:pPr>
            <w:r>
              <w:rPr>
                <w:rFonts w:ascii="Arial" w:hAnsi="Arial" w:cs="Arial"/>
              </w:rPr>
              <w:t>Firma:</w:t>
            </w:r>
          </w:p>
        </w:tc>
        <w:tc>
          <w:tcPr>
            <w:tcW w:w="2552" w:type="dxa"/>
            <w:vAlign w:val="center"/>
          </w:tcPr>
          <w:p w14:paraId="21783334" w14:textId="77777777" w:rsidR="001B6148" w:rsidRPr="00CB6440" w:rsidRDefault="001B6148" w:rsidP="007F1D67">
            <w:pPr>
              <w:spacing w:before="120" w:after="120"/>
              <w:jc w:val="center"/>
              <w:rPr>
                <w:rFonts w:ascii="Arial" w:hAnsi="Arial" w:cs="Arial"/>
              </w:rPr>
            </w:pPr>
          </w:p>
        </w:tc>
        <w:tc>
          <w:tcPr>
            <w:tcW w:w="2693" w:type="dxa"/>
            <w:vAlign w:val="center"/>
          </w:tcPr>
          <w:p w14:paraId="1B5108E4" w14:textId="77777777" w:rsidR="001B6148" w:rsidRPr="00CB6440" w:rsidRDefault="001B6148" w:rsidP="007F1D67">
            <w:pPr>
              <w:spacing w:before="120" w:after="120"/>
              <w:jc w:val="center"/>
              <w:rPr>
                <w:rFonts w:ascii="Arial" w:hAnsi="Arial" w:cs="Arial"/>
              </w:rPr>
            </w:pPr>
          </w:p>
        </w:tc>
        <w:tc>
          <w:tcPr>
            <w:tcW w:w="2625" w:type="dxa"/>
            <w:vAlign w:val="center"/>
          </w:tcPr>
          <w:p w14:paraId="0ECED2BF" w14:textId="77777777" w:rsidR="001B6148" w:rsidRPr="00CB6440" w:rsidRDefault="001B6148" w:rsidP="007F1D67">
            <w:pPr>
              <w:spacing w:before="120" w:after="120"/>
              <w:jc w:val="center"/>
              <w:rPr>
                <w:rFonts w:ascii="Arial" w:hAnsi="Arial" w:cs="Arial"/>
              </w:rPr>
            </w:pPr>
          </w:p>
        </w:tc>
      </w:tr>
      <w:tr w:rsidR="001B6148" w:rsidRPr="00CB6440" w14:paraId="1D1E5F81" w14:textId="77777777" w:rsidTr="007F1D67">
        <w:trPr>
          <w:cantSplit/>
          <w:trHeight w:val="716"/>
          <w:jc w:val="center"/>
        </w:trPr>
        <w:tc>
          <w:tcPr>
            <w:tcW w:w="1129" w:type="dxa"/>
            <w:vAlign w:val="center"/>
          </w:tcPr>
          <w:p w14:paraId="1A707FF8" w14:textId="77777777" w:rsidR="001B6148" w:rsidRDefault="001B6148" w:rsidP="007F1D67">
            <w:pPr>
              <w:spacing w:before="120" w:after="120"/>
              <w:jc w:val="center"/>
              <w:rPr>
                <w:rFonts w:ascii="Arial" w:hAnsi="Arial" w:cs="Arial"/>
              </w:rPr>
            </w:pPr>
            <w:r>
              <w:rPr>
                <w:rFonts w:ascii="Arial" w:hAnsi="Arial" w:cs="Arial"/>
              </w:rPr>
              <w:t>Fecha:</w:t>
            </w:r>
          </w:p>
        </w:tc>
        <w:tc>
          <w:tcPr>
            <w:tcW w:w="2552" w:type="dxa"/>
            <w:vAlign w:val="center"/>
          </w:tcPr>
          <w:p w14:paraId="68EA0CC8" w14:textId="28727811" w:rsidR="001B6148" w:rsidRPr="00CB6440" w:rsidRDefault="00457ABE" w:rsidP="007F1D67">
            <w:pPr>
              <w:spacing w:before="120" w:after="120"/>
              <w:jc w:val="center"/>
              <w:rPr>
                <w:rFonts w:ascii="Arial" w:hAnsi="Arial" w:cs="Arial"/>
              </w:rPr>
            </w:pPr>
            <w:r>
              <w:rPr>
                <w:rFonts w:ascii="Arial" w:hAnsi="Arial" w:cs="Arial"/>
              </w:rPr>
              <w:t>12/03/2025</w:t>
            </w:r>
          </w:p>
        </w:tc>
        <w:tc>
          <w:tcPr>
            <w:tcW w:w="2693" w:type="dxa"/>
            <w:vAlign w:val="center"/>
          </w:tcPr>
          <w:p w14:paraId="75F93DA1" w14:textId="550F5FCD" w:rsidR="001B6148" w:rsidRPr="00CB6440" w:rsidRDefault="00457ABE" w:rsidP="007F1D67">
            <w:pPr>
              <w:spacing w:before="120" w:after="120"/>
              <w:jc w:val="center"/>
              <w:rPr>
                <w:rFonts w:ascii="Arial" w:hAnsi="Arial" w:cs="Arial"/>
              </w:rPr>
            </w:pPr>
            <w:r>
              <w:rPr>
                <w:rFonts w:ascii="Arial" w:hAnsi="Arial" w:cs="Arial"/>
              </w:rPr>
              <w:t>12/03/2025</w:t>
            </w:r>
          </w:p>
        </w:tc>
        <w:tc>
          <w:tcPr>
            <w:tcW w:w="2625" w:type="dxa"/>
            <w:vAlign w:val="center"/>
          </w:tcPr>
          <w:p w14:paraId="75BE35AF" w14:textId="3AD04155" w:rsidR="001B6148" w:rsidRPr="00CB6440" w:rsidRDefault="001B6148" w:rsidP="007F1D67">
            <w:pPr>
              <w:spacing w:before="120" w:after="120"/>
              <w:jc w:val="center"/>
              <w:rPr>
                <w:rFonts w:ascii="Arial" w:hAnsi="Arial" w:cs="Arial"/>
              </w:rPr>
            </w:pPr>
            <w:r>
              <w:rPr>
                <w:rFonts w:ascii="Arial" w:hAnsi="Arial" w:cs="Arial"/>
              </w:rPr>
              <w:t>1</w:t>
            </w:r>
            <w:r w:rsidR="00457ABE">
              <w:rPr>
                <w:rFonts w:ascii="Arial" w:hAnsi="Arial" w:cs="Arial"/>
              </w:rPr>
              <w:t>2</w:t>
            </w:r>
            <w:r>
              <w:rPr>
                <w:rFonts w:ascii="Arial" w:hAnsi="Arial" w:cs="Arial"/>
              </w:rPr>
              <w:t>/03/2025</w:t>
            </w:r>
          </w:p>
        </w:tc>
      </w:tr>
    </w:tbl>
    <w:p w14:paraId="23980A59" w14:textId="782A2313" w:rsidR="00444DC7" w:rsidRPr="009861E4" w:rsidRDefault="00444DC7" w:rsidP="4031755E">
      <w:pPr>
        <w:spacing w:after="200" w:line="360" w:lineRule="auto"/>
        <w:jc w:val="left"/>
        <w:rPr>
          <w:rFonts w:ascii="Arial" w:hAnsi="Arial" w:cs="Arial"/>
        </w:rPr>
      </w:pPr>
    </w:p>
    <w:p w14:paraId="7E02119E" w14:textId="77777777" w:rsidR="00666EC9" w:rsidRDefault="00666EC9">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77777777" w:rsidR="00813611" w:rsidRPr="009861E4" w:rsidRDefault="00813611" w:rsidP="009861E4">
      <w:pPr>
        <w:pStyle w:val="TtuloTDC"/>
        <w:spacing w:line="360" w:lineRule="auto"/>
        <w:rPr>
          <w:rFonts w:ascii="Arial" w:hAnsi="Arial" w:cs="Arial"/>
          <w:caps/>
          <w:color w:val="343434"/>
          <w:sz w:val="26"/>
          <w:lang w:eastAsia="en-US"/>
        </w:rPr>
      </w:pPr>
      <w:r w:rsidRPr="009861E4">
        <w:rPr>
          <w:rFonts w:ascii="Arial" w:hAnsi="Arial" w:cs="Arial"/>
          <w:caps/>
          <w:color w:val="343434"/>
          <w:sz w:val="26"/>
          <w:lang w:eastAsia="en-US"/>
        </w:rPr>
        <w:lastRenderedPageBreak/>
        <w:t>Contenido</w:t>
      </w:r>
      <w:r w:rsidR="007C0231" w:rsidRPr="009861E4">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9861E4" w:rsidRDefault="006008F6" w:rsidP="009861E4">
          <w:pPr>
            <w:pStyle w:val="TtuloTDC"/>
            <w:spacing w:line="360" w:lineRule="auto"/>
            <w:rPr>
              <w:rFonts w:ascii="Arial" w:hAnsi="Arial" w:cs="Arial"/>
            </w:rPr>
          </w:pPr>
        </w:p>
        <w:p w14:paraId="4175E460" w14:textId="0B1B858F" w:rsidR="002A5CEE" w:rsidRDefault="006008F6">
          <w:pPr>
            <w:pStyle w:val="TDC1"/>
            <w:rPr>
              <w:rFonts w:asciiTheme="minorHAnsi" w:eastAsiaTheme="minorEastAsia" w:hAnsiTheme="minorHAnsi" w:cstheme="minorBidi"/>
              <w:noProof/>
              <w:kern w:val="2"/>
              <w:sz w:val="24"/>
              <w:szCs w:val="24"/>
              <w:lang w:eastAsia="es-ES"/>
              <w14:ligatures w14:val="standardContextual"/>
            </w:rPr>
          </w:pPr>
          <w:r w:rsidRPr="009861E4">
            <w:rPr>
              <w:rFonts w:ascii="Arial" w:hAnsi="Arial" w:cs="Arial"/>
            </w:rPr>
            <w:fldChar w:fldCharType="begin"/>
          </w:r>
          <w:r w:rsidRPr="009861E4">
            <w:rPr>
              <w:rFonts w:ascii="Arial" w:hAnsi="Arial" w:cs="Arial"/>
            </w:rPr>
            <w:instrText xml:space="preserve"> TOC \o "1-3" \h \z \u </w:instrText>
          </w:r>
          <w:r w:rsidRPr="009861E4">
            <w:rPr>
              <w:rFonts w:ascii="Arial" w:hAnsi="Arial" w:cs="Arial"/>
            </w:rPr>
            <w:fldChar w:fldCharType="separate"/>
          </w:r>
          <w:hyperlink w:anchor="_Toc192585458" w:history="1">
            <w:r w:rsidR="002A5CEE" w:rsidRPr="00701A3E">
              <w:rPr>
                <w:rStyle w:val="Hipervnculo"/>
                <w:rFonts w:ascii="Arial" w:hAnsi="Arial" w:cs="Arial"/>
                <w:noProof/>
              </w:rPr>
              <w:t>1</w:t>
            </w:r>
            <w:r w:rsidR="002A5CEE">
              <w:rPr>
                <w:rFonts w:asciiTheme="minorHAnsi" w:eastAsiaTheme="minorEastAsia" w:hAnsiTheme="minorHAnsi" w:cstheme="minorBidi"/>
                <w:noProof/>
                <w:kern w:val="2"/>
                <w:sz w:val="24"/>
                <w:szCs w:val="24"/>
                <w:lang w:eastAsia="es-ES"/>
                <w14:ligatures w14:val="standardContextual"/>
              </w:rPr>
              <w:tab/>
            </w:r>
            <w:r w:rsidR="002A5CEE" w:rsidRPr="00701A3E">
              <w:rPr>
                <w:rStyle w:val="Hipervnculo"/>
                <w:rFonts w:ascii="Arial" w:hAnsi="Arial" w:cs="Arial"/>
                <w:noProof/>
              </w:rPr>
              <w:t>OBJETIVO</w:t>
            </w:r>
            <w:r w:rsidR="002A5CEE">
              <w:rPr>
                <w:noProof/>
                <w:webHidden/>
              </w:rPr>
              <w:tab/>
            </w:r>
            <w:r w:rsidR="002A5CEE">
              <w:rPr>
                <w:noProof/>
                <w:webHidden/>
              </w:rPr>
              <w:fldChar w:fldCharType="begin"/>
            </w:r>
            <w:r w:rsidR="002A5CEE">
              <w:rPr>
                <w:noProof/>
                <w:webHidden/>
              </w:rPr>
              <w:instrText xml:space="preserve"> PAGEREF _Toc192585458 \h </w:instrText>
            </w:r>
            <w:r w:rsidR="002A5CEE">
              <w:rPr>
                <w:noProof/>
                <w:webHidden/>
              </w:rPr>
            </w:r>
            <w:r w:rsidR="002A5CEE">
              <w:rPr>
                <w:noProof/>
                <w:webHidden/>
              </w:rPr>
              <w:fldChar w:fldCharType="separate"/>
            </w:r>
            <w:r w:rsidR="00396EAF">
              <w:rPr>
                <w:noProof/>
                <w:webHidden/>
              </w:rPr>
              <w:t>4</w:t>
            </w:r>
            <w:r w:rsidR="002A5CEE">
              <w:rPr>
                <w:noProof/>
                <w:webHidden/>
              </w:rPr>
              <w:fldChar w:fldCharType="end"/>
            </w:r>
          </w:hyperlink>
        </w:p>
        <w:p w14:paraId="62C71C2D" w14:textId="159FE7C2" w:rsidR="002A5CEE" w:rsidRDefault="002A5CEE">
          <w:pPr>
            <w:pStyle w:val="TDC1"/>
            <w:rPr>
              <w:rFonts w:asciiTheme="minorHAnsi" w:eastAsiaTheme="minorEastAsia" w:hAnsiTheme="minorHAnsi" w:cstheme="minorBidi"/>
              <w:noProof/>
              <w:kern w:val="2"/>
              <w:sz w:val="24"/>
              <w:szCs w:val="24"/>
              <w:lang w:eastAsia="es-ES"/>
              <w14:ligatures w14:val="standardContextual"/>
            </w:rPr>
          </w:pPr>
          <w:hyperlink w:anchor="_Toc192585459" w:history="1">
            <w:r w:rsidRPr="00701A3E">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ALCANCE</w:t>
            </w:r>
            <w:r>
              <w:rPr>
                <w:noProof/>
                <w:webHidden/>
              </w:rPr>
              <w:tab/>
            </w:r>
            <w:r>
              <w:rPr>
                <w:noProof/>
                <w:webHidden/>
              </w:rPr>
              <w:fldChar w:fldCharType="begin"/>
            </w:r>
            <w:r>
              <w:rPr>
                <w:noProof/>
                <w:webHidden/>
              </w:rPr>
              <w:instrText xml:space="preserve"> PAGEREF _Toc192585459 \h </w:instrText>
            </w:r>
            <w:r>
              <w:rPr>
                <w:noProof/>
                <w:webHidden/>
              </w:rPr>
            </w:r>
            <w:r>
              <w:rPr>
                <w:noProof/>
                <w:webHidden/>
              </w:rPr>
              <w:fldChar w:fldCharType="separate"/>
            </w:r>
            <w:r w:rsidR="00396EAF">
              <w:rPr>
                <w:noProof/>
                <w:webHidden/>
              </w:rPr>
              <w:t>4</w:t>
            </w:r>
            <w:r>
              <w:rPr>
                <w:noProof/>
                <w:webHidden/>
              </w:rPr>
              <w:fldChar w:fldCharType="end"/>
            </w:r>
          </w:hyperlink>
        </w:p>
        <w:p w14:paraId="0B90DA5E" w14:textId="0D06DA13" w:rsidR="002A5CEE" w:rsidRDefault="002A5CEE">
          <w:pPr>
            <w:pStyle w:val="TDC1"/>
            <w:rPr>
              <w:rFonts w:asciiTheme="minorHAnsi" w:eastAsiaTheme="minorEastAsia" w:hAnsiTheme="minorHAnsi" w:cstheme="minorBidi"/>
              <w:noProof/>
              <w:kern w:val="2"/>
              <w:sz w:val="24"/>
              <w:szCs w:val="24"/>
              <w:lang w:eastAsia="es-ES"/>
              <w14:ligatures w14:val="standardContextual"/>
            </w:rPr>
          </w:pPr>
          <w:hyperlink w:anchor="_Toc192585460" w:history="1">
            <w:r w:rsidRPr="00701A3E">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_Toc192585460 \h </w:instrText>
            </w:r>
            <w:r>
              <w:rPr>
                <w:noProof/>
                <w:webHidden/>
              </w:rPr>
            </w:r>
            <w:r>
              <w:rPr>
                <w:noProof/>
                <w:webHidden/>
              </w:rPr>
              <w:fldChar w:fldCharType="separate"/>
            </w:r>
            <w:r w:rsidR="00396EAF">
              <w:rPr>
                <w:noProof/>
                <w:webHidden/>
              </w:rPr>
              <w:t>4</w:t>
            </w:r>
            <w:r>
              <w:rPr>
                <w:noProof/>
                <w:webHidden/>
              </w:rPr>
              <w:fldChar w:fldCharType="end"/>
            </w:r>
          </w:hyperlink>
        </w:p>
        <w:p w14:paraId="4F1610D4" w14:textId="305A8433" w:rsidR="002A5CEE" w:rsidRDefault="002A5CEE">
          <w:pPr>
            <w:pStyle w:val="TDC1"/>
            <w:rPr>
              <w:rFonts w:asciiTheme="minorHAnsi" w:eastAsiaTheme="minorEastAsia" w:hAnsiTheme="minorHAnsi" w:cstheme="minorBidi"/>
              <w:noProof/>
              <w:kern w:val="2"/>
              <w:sz w:val="24"/>
              <w:szCs w:val="24"/>
              <w:lang w:eastAsia="es-ES"/>
              <w14:ligatures w14:val="standardContextual"/>
            </w:rPr>
          </w:pPr>
          <w:hyperlink w:anchor="_Toc192585461" w:history="1">
            <w:r w:rsidRPr="00701A3E">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PROTECCIÓN DEL CORREO ELECTRÓNICO</w:t>
            </w:r>
            <w:r>
              <w:rPr>
                <w:noProof/>
                <w:webHidden/>
              </w:rPr>
              <w:tab/>
            </w:r>
            <w:r>
              <w:rPr>
                <w:noProof/>
                <w:webHidden/>
              </w:rPr>
              <w:fldChar w:fldCharType="begin"/>
            </w:r>
            <w:r>
              <w:rPr>
                <w:noProof/>
                <w:webHidden/>
              </w:rPr>
              <w:instrText xml:space="preserve"> PAGEREF _Toc192585461 \h </w:instrText>
            </w:r>
            <w:r>
              <w:rPr>
                <w:noProof/>
                <w:webHidden/>
              </w:rPr>
            </w:r>
            <w:r>
              <w:rPr>
                <w:noProof/>
                <w:webHidden/>
              </w:rPr>
              <w:fldChar w:fldCharType="separate"/>
            </w:r>
            <w:r w:rsidR="00396EAF">
              <w:rPr>
                <w:noProof/>
                <w:webHidden/>
              </w:rPr>
              <w:t>4</w:t>
            </w:r>
            <w:r>
              <w:rPr>
                <w:noProof/>
                <w:webHidden/>
              </w:rPr>
              <w:fldChar w:fldCharType="end"/>
            </w:r>
          </w:hyperlink>
        </w:p>
        <w:p w14:paraId="1C907633" w14:textId="43954882"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2" w:history="1">
            <w:r w:rsidRPr="00701A3E">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Protección de la información y archivos adjuntos</w:t>
            </w:r>
            <w:r>
              <w:rPr>
                <w:noProof/>
                <w:webHidden/>
              </w:rPr>
              <w:tab/>
            </w:r>
            <w:r>
              <w:rPr>
                <w:noProof/>
                <w:webHidden/>
              </w:rPr>
              <w:fldChar w:fldCharType="begin"/>
            </w:r>
            <w:r>
              <w:rPr>
                <w:noProof/>
                <w:webHidden/>
              </w:rPr>
              <w:instrText xml:space="preserve"> PAGEREF _Toc192585462 \h </w:instrText>
            </w:r>
            <w:r>
              <w:rPr>
                <w:noProof/>
                <w:webHidden/>
              </w:rPr>
            </w:r>
            <w:r>
              <w:rPr>
                <w:noProof/>
                <w:webHidden/>
              </w:rPr>
              <w:fldChar w:fldCharType="separate"/>
            </w:r>
            <w:r w:rsidR="00396EAF">
              <w:rPr>
                <w:noProof/>
                <w:webHidden/>
              </w:rPr>
              <w:t>4</w:t>
            </w:r>
            <w:r>
              <w:rPr>
                <w:noProof/>
                <w:webHidden/>
              </w:rPr>
              <w:fldChar w:fldCharType="end"/>
            </w:r>
          </w:hyperlink>
        </w:p>
        <w:p w14:paraId="6D134C8E" w14:textId="423F7609"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3" w:history="1">
            <w:r w:rsidRPr="00701A3E">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Detección de suplantación</w:t>
            </w:r>
            <w:r>
              <w:rPr>
                <w:noProof/>
                <w:webHidden/>
              </w:rPr>
              <w:tab/>
            </w:r>
            <w:r>
              <w:rPr>
                <w:noProof/>
                <w:webHidden/>
              </w:rPr>
              <w:fldChar w:fldCharType="begin"/>
            </w:r>
            <w:r>
              <w:rPr>
                <w:noProof/>
                <w:webHidden/>
              </w:rPr>
              <w:instrText xml:space="preserve"> PAGEREF _Toc192585463 \h </w:instrText>
            </w:r>
            <w:r>
              <w:rPr>
                <w:noProof/>
                <w:webHidden/>
              </w:rPr>
            </w:r>
            <w:r>
              <w:rPr>
                <w:noProof/>
                <w:webHidden/>
              </w:rPr>
              <w:fldChar w:fldCharType="separate"/>
            </w:r>
            <w:r w:rsidR="00396EAF">
              <w:rPr>
                <w:noProof/>
                <w:webHidden/>
              </w:rPr>
              <w:t>5</w:t>
            </w:r>
            <w:r>
              <w:rPr>
                <w:noProof/>
                <w:webHidden/>
              </w:rPr>
              <w:fldChar w:fldCharType="end"/>
            </w:r>
          </w:hyperlink>
        </w:p>
        <w:p w14:paraId="186CCF1C" w14:textId="72DFAF4A"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4" w:history="1">
            <w:r w:rsidRPr="00701A3E">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Protección frente a código dañino</w:t>
            </w:r>
            <w:r>
              <w:rPr>
                <w:noProof/>
                <w:webHidden/>
              </w:rPr>
              <w:tab/>
            </w:r>
            <w:r>
              <w:rPr>
                <w:noProof/>
                <w:webHidden/>
              </w:rPr>
              <w:fldChar w:fldCharType="begin"/>
            </w:r>
            <w:r>
              <w:rPr>
                <w:noProof/>
                <w:webHidden/>
              </w:rPr>
              <w:instrText xml:space="preserve"> PAGEREF _Toc192585464 \h </w:instrText>
            </w:r>
            <w:r>
              <w:rPr>
                <w:noProof/>
                <w:webHidden/>
              </w:rPr>
            </w:r>
            <w:r>
              <w:rPr>
                <w:noProof/>
                <w:webHidden/>
              </w:rPr>
              <w:fldChar w:fldCharType="separate"/>
            </w:r>
            <w:r w:rsidR="00396EAF">
              <w:rPr>
                <w:noProof/>
                <w:webHidden/>
              </w:rPr>
              <w:t>5</w:t>
            </w:r>
            <w:r>
              <w:rPr>
                <w:noProof/>
                <w:webHidden/>
              </w:rPr>
              <w:fldChar w:fldCharType="end"/>
            </w:r>
          </w:hyperlink>
        </w:p>
        <w:p w14:paraId="215231D3" w14:textId="6B5333A7"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5" w:history="1">
            <w:r w:rsidRPr="00701A3E">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Seguridad del servidor de correo</w:t>
            </w:r>
            <w:r>
              <w:rPr>
                <w:noProof/>
                <w:webHidden/>
              </w:rPr>
              <w:tab/>
            </w:r>
            <w:r>
              <w:rPr>
                <w:noProof/>
                <w:webHidden/>
              </w:rPr>
              <w:fldChar w:fldCharType="begin"/>
            </w:r>
            <w:r>
              <w:rPr>
                <w:noProof/>
                <w:webHidden/>
              </w:rPr>
              <w:instrText xml:space="preserve"> PAGEREF _Toc192585465 \h </w:instrText>
            </w:r>
            <w:r>
              <w:rPr>
                <w:noProof/>
                <w:webHidden/>
              </w:rPr>
            </w:r>
            <w:r>
              <w:rPr>
                <w:noProof/>
                <w:webHidden/>
              </w:rPr>
              <w:fldChar w:fldCharType="separate"/>
            </w:r>
            <w:r w:rsidR="00396EAF">
              <w:rPr>
                <w:noProof/>
                <w:webHidden/>
              </w:rPr>
              <w:t>5</w:t>
            </w:r>
            <w:r>
              <w:rPr>
                <w:noProof/>
                <w:webHidden/>
              </w:rPr>
              <w:fldChar w:fldCharType="end"/>
            </w:r>
          </w:hyperlink>
        </w:p>
        <w:p w14:paraId="694E3E85" w14:textId="5935E8B1"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6" w:history="1">
            <w:r w:rsidRPr="00701A3E">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Limitaciones al uso personal del correo electrónico</w:t>
            </w:r>
            <w:r>
              <w:rPr>
                <w:noProof/>
                <w:webHidden/>
              </w:rPr>
              <w:tab/>
            </w:r>
            <w:r>
              <w:rPr>
                <w:noProof/>
                <w:webHidden/>
              </w:rPr>
              <w:fldChar w:fldCharType="begin"/>
            </w:r>
            <w:r>
              <w:rPr>
                <w:noProof/>
                <w:webHidden/>
              </w:rPr>
              <w:instrText xml:space="preserve"> PAGEREF _Toc192585466 \h </w:instrText>
            </w:r>
            <w:r>
              <w:rPr>
                <w:noProof/>
                <w:webHidden/>
              </w:rPr>
            </w:r>
            <w:r>
              <w:rPr>
                <w:noProof/>
                <w:webHidden/>
              </w:rPr>
              <w:fldChar w:fldCharType="separate"/>
            </w:r>
            <w:r w:rsidR="00396EAF">
              <w:rPr>
                <w:noProof/>
                <w:webHidden/>
              </w:rPr>
              <w:t>5</w:t>
            </w:r>
            <w:r>
              <w:rPr>
                <w:noProof/>
                <w:webHidden/>
              </w:rPr>
              <w:fldChar w:fldCharType="end"/>
            </w:r>
          </w:hyperlink>
        </w:p>
        <w:p w14:paraId="79C17078" w14:textId="44B90B05" w:rsidR="002A5CEE" w:rsidRDefault="002A5CEE">
          <w:pPr>
            <w:pStyle w:val="TDC1"/>
            <w:rPr>
              <w:rFonts w:asciiTheme="minorHAnsi" w:eastAsiaTheme="minorEastAsia" w:hAnsiTheme="minorHAnsi" w:cstheme="minorBidi"/>
              <w:noProof/>
              <w:kern w:val="2"/>
              <w:sz w:val="24"/>
              <w:szCs w:val="24"/>
              <w:lang w:eastAsia="es-ES"/>
              <w14:ligatures w14:val="standardContextual"/>
            </w:rPr>
          </w:pPr>
          <w:hyperlink w:anchor="_Toc192585467" w:history="1">
            <w:r w:rsidRPr="00701A3E">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PROTECCIÓN DE LA NAVEGACIÓN WEB</w:t>
            </w:r>
            <w:r>
              <w:rPr>
                <w:noProof/>
                <w:webHidden/>
              </w:rPr>
              <w:tab/>
            </w:r>
            <w:r>
              <w:rPr>
                <w:noProof/>
                <w:webHidden/>
              </w:rPr>
              <w:fldChar w:fldCharType="begin"/>
            </w:r>
            <w:r>
              <w:rPr>
                <w:noProof/>
                <w:webHidden/>
              </w:rPr>
              <w:instrText xml:space="preserve"> PAGEREF _Toc192585467 \h </w:instrText>
            </w:r>
            <w:r>
              <w:rPr>
                <w:noProof/>
                <w:webHidden/>
              </w:rPr>
            </w:r>
            <w:r>
              <w:rPr>
                <w:noProof/>
                <w:webHidden/>
              </w:rPr>
              <w:fldChar w:fldCharType="separate"/>
            </w:r>
            <w:r w:rsidR="00396EAF">
              <w:rPr>
                <w:noProof/>
                <w:webHidden/>
              </w:rPr>
              <w:t>5</w:t>
            </w:r>
            <w:r>
              <w:rPr>
                <w:noProof/>
                <w:webHidden/>
              </w:rPr>
              <w:fldChar w:fldCharType="end"/>
            </w:r>
          </w:hyperlink>
        </w:p>
        <w:p w14:paraId="0D04AAFA" w14:textId="3B51F569"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8" w:history="1">
            <w:r w:rsidRPr="00701A3E">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Redes sociales</w:t>
            </w:r>
            <w:r>
              <w:rPr>
                <w:noProof/>
                <w:webHidden/>
              </w:rPr>
              <w:tab/>
            </w:r>
            <w:r>
              <w:rPr>
                <w:noProof/>
                <w:webHidden/>
              </w:rPr>
              <w:fldChar w:fldCharType="begin"/>
            </w:r>
            <w:r>
              <w:rPr>
                <w:noProof/>
                <w:webHidden/>
              </w:rPr>
              <w:instrText xml:space="preserve"> PAGEREF _Toc192585468 \h </w:instrText>
            </w:r>
            <w:r>
              <w:rPr>
                <w:noProof/>
                <w:webHidden/>
              </w:rPr>
            </w:r>
            <w:r>
              <w:rPr>
                <w:noProof/>
                <w:webHidden/>
              </w:rPr>
              <w:fldChar w:fldCharType="separate"/>
            </w:r>
            <w:r w:rsidR="00396EAF">
              <w:rPr>
                <w:noProof/>
                <w:webHidden/>
              </w:rPr>
              <w:t>5</w:t>
            </w:r>
            <w:r>
              <w:rPr>
                <w:noProof/>
                <w:webHidden/>
              </w:rPr>
              <w:fldChar w:fldCharType="end"/>
            </w:r>
          </w:hyperlink>
        </w:p>
        <w:p w14:paraId="071FE435" w14:textId="126E98EA"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69" w:history="1">
            <w:r w:rsidRPr="00701A3E">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Buenas prácticas en la gestión de un perfil corporativo</w:t>
            </w:r>
            <w:r>
              <w:rPr>
                <w:noProof/>
                <w:webHidden/>
              </w:rPr>
              <w:tab/>
            </w:r>
            <w:r>
              <w:rPr>
                <w:noProof/>
                <w:webHidden/>
              </w:rPr>
              <w:fldChar w:fldCharType="begin"/>
            </w:r>
            <w:r>
              <w:rPr>
                <w:noProof/>
                <w:webHidden/>
              </w:rPr>
              <w:instrText xml:space="preserve"> PAGEREF _Toc192585469 \h </w:instrText>
            </w:r>
            <w:r>
              <w:rPr>
                <w:noProof/>
                <w:webHidden/>
              </w:rPr>
            </w:r>
            <w:r>
              <w:rPr>
                <w:noProof/>
                <w:webHidden/>
              </w:rPr>
              <w:fldChar w:fldCharType="separate"/>
            </w:r>
            <w:r w:rsidR="00396EAF">
              <w:rPr>
                <w:noProof/>
                <w:webHidden/>
              </w:rPr>
              <w:t>7</w:t>
            </w:r>
            <w:r>
              <w:rPr>
                <w:noProof/>
                <w:webHidden/>
              </w:rPr>
              <w:fldChar w:fldCharType="end"/>
            </w:r>
          </w:hyperlink>
        </w:p>
        <w:p w14:paraId="6D827F3F" w14:textId="17FB459A"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70" w:history="1">
            <w:r w:rsidRPr="00701A3E">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Configuración de cuentas en X</w:t>
            </w:r>
            <w:r>
              <w:rPr>
                <w:noProof/>
                <w:webHidden/>
              </w:rPr>
              <w:tab/>
            </w:r>
            <w:r>
              <w:rPr>
                <w:noProof/>
                <w:webHidden/>
              </w:rPr>
              <w:fldChar w:fldCharType="begin"/>
            </w:r>
            <w:r>
              <w:rPr>
                <w:noProof/>
                <w:webHidden/>
              </w:rPr>
              <w:instrText xml:space="preserve"> PAGEREF _Toc192585470 \h </w:instrText>
            </w:r>
            <w:r>
              <w:rPr>
                <w:noProof/>
                <w:webHidden/>
              </w:rPr>
            </w:r>
            <w:r>
              <w:rPr>
                <w:noProof/>
                <w:webHidden/>
              </w:rPr>
              <w:fldChar w:fldCharType="separate"/>
            </w:r>
            <w:r w:rsidR="00396EAF">
              <w:rPr>
                <w:noProof/>
                <w:webHidden/>
              </w:rPr>
              <w:t>8</w:t>
            </w:r>
            <w:r>
              <w:rPr>
                <w:noProof/>
                <w:webHidden/>
              </w:rPr>
              <w:fldChar w:fldCharType="end"/>
            </w:r>
          </w:hyperlink>
        </w:p>
        <w:p w14:paraId="4258845B" w14:textId="1BBD4C6C"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71" w:history="1">
            <w:r w:rsidRPr="00701A3E">
              <w:rPr>
                <w:rStyle w:val="Hipervnculo"/>
                <w:rFonts w:ascii="Arial" w:hAnsi="Arial" w:cs="Arial"/>
                <w:noProof/>
              </w:rPr>
              <w:t>5.4</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Configuración de cuentas en LinkedIn</w:t>
            </w:r>
            <w:r>
              <w:rPr>
                <w:noProof/>
                <w:webHidden/>
              </w:rPr>
              <w:tab/>
            </w:r>
            <w:r>
              <w:rPr>
                <w:noProof/>
                <w:webHidden/>
              </w:rPr>
              <w:fldChar w:fldCharType="begin"/>
            </w:r>
            <w:r>
              <w:rPr>
                <w:noProof/>
                <w:webHidden/>
              </w:rPr>
              <w:instrText xml:space="preserve"> PAGEREF _Toc192585471 \h </w:instrText>
            </w:r>
            <w:r>
              <w:rPr>
                <w:noProof/>
                <w:webHidden/>
              </w:rPr>
            </w:r>
            <w:r>
              <w:rPr>
                <w:noProof/>
                <w:webHidden/>
              </w:rPr>
              <w:fldChar w:fldCharType="separate"/>
            </w:r>
            <w:r w:rsidR="00396EAF">
              <w:rPr>
                <w:noProof/>
                <w:webHidden/>
              </w:rPr>
              <w:t>11</w:t>
            </w:r>
            <w:r>
              <w:rPr>
                <w:noProof/>
                <w:webHidden/>
              </w:rPr>
              <w:fldChar w:fldCharType="end"/>
            </w:r>
          </w:hyperlink>
        </w:p>
        <w:p w14:paraId="58DA6342" w14:textId="7B229B75"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72" w:history="1">
            <w:r w:rsidRPr="00701A3E">
              <w:rPr>
                <w:rStyle w:val="Hipervnculo"/>
                <w:rFonts w:ascii="Arial" w:hAnsi="Arial" w:cs="Arial"/>
                <w:noProof/>
              </w:rPr>
              <w:t>5.5</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Configuración de cuentas en Instagram</w:t>
            </w:r>
            <w:r>
              <w:rPr>
                <w:noProof/>
                <w:webHidden/>
              </w:rPr>
              <w:tab/>
            </w:r>
            <w:r>
              <w:rPr>
                <w:noProof/>
                <w:webHidden/>
              </w:rPr>
              <w:fldChar w:fldCharType="begin"/>
            </w:r>
            <w:r>
              <w:rPr>
                <w:noProof/>
                <w:webHidden/>
              </w:rPr>
              <w:instrText xml:space="preserve"> PAGEREF _Toc192585472 \h </w:instrText>
            </w:r>
            <w:r>
              <w:rPr>
                <w:noProof/>
                <w:webHidden/>
              </w:rPr>
            </w:r>
            <w:r>
              <w:rPr>
                <w:noProof/>
                <w:webHidden/>
              </w:rPr>
              <w:fldChar w:fldCharType="separate"/>
            </w:r>
            <w:r w:rsidR="00396EAF">
              <w:rPr>
                <w:noProof/>
                <w:webHidden/>
              </w:rPr>
              <w:t>15</w:t>
            </w:r>
            <w:r>
              <w:rPr>
                <w:noProof/>
                <w:webHidden/>
              </w:rPr>
              <w:fldChar w:fldCharType="end"/>
            </w:r>
          </w:hyperlink>
        </w:p>
        <w:p w14:paraId="4D1ED0C3" w14:textId="5D5A88E1" w:rsidR="002A5CEE" w:rsidRDefault="002A5CEE">
          <w:pPr>
            <w:pStyle w:val="TDC2"/>
            <w:rPr>
              <w:rFonts w:asciiTheme="minorHAnsi" w:eastAsiaTheme="minorEastAsia" w:hAnsiTheme="minorHAnsi" w:cstheme="minorBidi"/>
              <w:noProof/>
              <w:kern w:val="2"/>
              <w:sz w:val="24"/>
              <w:szCs w:val="24"/>
              <w:lang w:eastAsia="es-ES"/>
              <w14:ligatures w14:val="standardContextual"/>
            </w:rPr>
          </w:pPr>
          <w:hyperlink w:anchor="_Toc192585473" w:history="1">
            <w:r w:rsidRPr="00701A3E">
              <w:rPr>
                <w:rStyle w:val="Hipervnculo"/>
                <w:rFonts w:ascii="Arial" w:hAnsi="Arial" w:cs="Arial"/>
                <w:noProof/>
              </w:rPr>
              <w:t>5.6</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Filtrado de webs</w:t>
            </w:r>
            <w:r>
              <w:rPr>
                <w:noProof/>
                <w:webHidden/>
              </w:rPr>
              <w:tab/>
            </w:r>
            <w:r>
              <w:rPr>
                <w:noProof/>
                <w:webHidden/>
              </w:rPr>
              <w:fldChar w:fldCharType="begin"/>
            </w:r>
            <w:r>
              <w:rPr>
                <w:noProof/>
                <w:webHidden/>
              </w:rPr>
              <w:instrText xml:space="preserve"> PAGEREF _Toc192585473 \h </w:instrText>
            </w:r>
            <w:r>
              <w:rPr>
                <w:noProof/>
                <w:webHidden/>
              </w:rPr>
            </w:r>
            <w:r>
              <w:rPr>
                <w:noProof/>
                <w:webHidden/>
              </w:rPr>
              <w:fldChar w:fldCharType="separate"/>
            </w:r>
            <w:r w:rsidR="00396EAF">
              <w:rPr>
                <w:noProof/>
                <w:webHidden/>
              </w:rPr>
              <w:t>18</w:t>
            </w:r>
            <w:r>
              <w:rPr>
                <w:noProof/>
                <w:webHidden/>
              </w:rPr>
              <w:fldChar w:fldCharType="end"/>
            </w:r>
          </w:hyperlink>
        </w:p>
        <w:p w14:paraId="323BB75C" w14:textId="0001E994" w:rsidR="002A5CEE" w:rsidRDefault="002A5CEE">
          <w:pPr>
            <w:pStyle w:val="TDC1"/>
            <w:rPr>
              <w:rFonts w:asciiTheme="minorHAnsi" w:eastAsiaTheme="minorEastAsia" w:hAnsiTheme="minorHAnsi" w:cstheme="minorBidi"/>
              <w:noProof/>
              <w:kern w:val="2"/>
              <w:sz w:val="24"/>
              <w:szCs w:val="24"/>
              <w:lang w:eastAsia="es-ES"/>
              <w14:ligatures w14:val="standardContextual"/>
            </w:rPr>
          </w:pPr>
          <w:hyperlink w:anchor="_Toc192585474" w:history="1">
            <w:r w:rsidRPr="00701A3E">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701A3E">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_Toc192585474 \h </w:instrText>
            </w:r>
            <w:r>
              <w:rPr>
                <w:noProof/>
                <w:webHidden/>
              </w:rPr>
            </w:r>
            <w:r>
              <w:rPr>
                <w:noProof/>
                <w:webHidden/>
              </w:rPr>
              <w:fldChar w:fldCharType="separate"/>
            </w:r>
            <w:r w:rsidR="00396EAF">
              <w:rPr>
                <w:noProof/>
                <w:webHidden/>
              </w:rPr>
              <w:t>18</w:t>
            </w:r>
            <w:r>
              <w:rPr>
                <w:noProof/>
                <w:webHidden/>
              </w:rPr>
              <w:fldChar w:fldCharType="end"/>
            </w:r>
          </w:hyperlink>
        </w:p>
        <w:p w14:paraId="252ACB7D" w14:textId="37F61B31" w:rsidR="006008F6" w:rsidRPr="009861E4" w:rsidRDefault="006008F6" w:rsidP="009861E4">
          <w:pPr>
            <w:spacing w:line="360" w:lineRule="auto"/>
            <w:rPr>
              <w:rFonts w:ascii="Arial" w:hAnsi="Arial" w:cs="Arial"/>
            </w:rPr>
          </w:pPr>
          <w:r w:rsidRPr="009861E4">
            <w:rPr>
              <w:rFonts w:ascii="Arial" w:hAnsi="Arial" w:cs="Arial"/>
              <w:b/>
              <w:bCs/>
            </w:rPr>
            <w:fldChar w:fldCharType="end"/>
          </w:r>
        </w:p>
      </w:sdtContent>
    </w:sdt>
    <w:p w14:paraId="5B0FE590" w14:textId="52156007" w:rsidR="005432D9" w:rsidRPr="009861E4" w:rsidRDefault="45093572" w:rsidP="00666EC9">
      <w:pPr>
        <w:pStyle w:val="TDC1"/>
        <w:spacing w:line="360" w:lineRule="auto"/>
        <w:rPr>
          <w:rFonts w:ascii="Arial" w:hAnsi="Arial" w:cs="Arial"/>
        </w:rPr>
      </w:pPr>
      <w:r w:rsidRPr="009861E4">
        <w:rPr>
          <w:rFonts w:ascii="Arial" w:hAnsi="Arial" w:cs="Arial"/>
        </w:rPr>
        <w:fldChar w:fldCharType="begin"/>
      </w:r>
      <w:r w:rsidR="00813611" w:rsidRPr="009861E4">
        <w:rPr>
          <w:rFonts w:ascii="Arial" w:hAnsi="Arial" w:cs="Arial"/>
        </w:rPr>
        <w:instrText>TOC \o "1-3" \h \z \u</w:instrText>
      </w:r>
      <w:r w:rsidRPr="009861E4">
        <w:rPr>
          <w:rFonts w:ascii="Arial" w:hAnsi="Arial" w:cs="Arial"/>
        </w:rPr>
        <w:fldChar w:fldCharType="end"/>
      </w:r>
      <w:r w:rsidR="005432D9" w:rsidRPr="009861E4">
        <w:rPr>
          <w:rFonts w:ascii="Arial" w:hAnsi="Arial" w:cs="Arial"/>
        </w:rPr>
        <w:br w:type="page"/>
      </w:r>
    </w:p>
    <w:p w14:paraId="05CB9F6A" w14:textId="73AC4550" w:rsidR="00CB58AF" w:rsidRPr="009861E4" w:rsidRDefault="00201FA0" w:rsidP="009861E4">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92585458"/>
      <w:bookmarkStart w:id="5" w:name="_Toc465340396"/>
      <w:bookmarkStart w:id="6" w:name="_Toc467150901"/>
      <w:bookmarkEnd w:id="1"/>
      <w:bookmarkEnd w:id="2"/>
      <w:r w:rsidRPr="009861E4">
        <w:rPr>
          <w:rFonts w:ascii="Arial" w:hAnsi="Arial" w:cs="Arial"/>
          <w:caps w:val="0"/>
          <w:color w:val="000000" w:themeColor="text1"/>
        </w:rPr>
        <w:lastRenderedPageBreak/>
        <w:t>OBJETIVO</w:t>
      </w:r>
      <w:bookmarkEnd w:id="3"/>
      <w:bookmarkEnd w:id="4"/>
    </w:p>
    <w:p w14:paraId="2183B168" w14:textId="3EBE6DD9" w:rsidR="000A5342" w:rsidRPr="009861E4" w:rsidRDefault="00F80BAB" w:rsidP="009861E4">
      <w:pPr>
        <w:spacing w:line="360" w:lineRule="auto"/>
        <w:rPr>
          <w:rFonts w:ascii="Arial" w:hAnsi="Arial" w:cs="Arial"/>
        </w:rPr>
      </w:pPr>
      <w:r w:rsidRPr="009861E4">
        <w:rPr>
          <w:rFonts w:ascii="Arial" w:hAnsi="Arial" w:cs="Arial"/>
        </w:rPr>
        <w:t>El presente d</w:t>
      </w:r>
      <w:r w:rsidR="00582631" w:rsidRPr="009861E4">
        <w:rPr>
          <w:rFonts w:ascii="Arial" w:hAnsi="Arial" w:cs="Arial"/>
        </w:rPr>
        <w:t>ocumento pretende establecer el marco y acciones a realizar para prevenir, detectar y responder a amenazas basadas en correo electrónico</w:t>
      </w:r>
      <w:r w:rsidR="002753CC" w:rsidRPr="009861E4">
        <w:rPr>
          <w:rFonts w:ascii="Arial" w:hAnsi="Arial" w:cs="Arial"/>
        </w:rPr>
        <w:t xml:space="preserve"> y en la navegación web</w:t>
      </w:r>
      <w:r w:rsidR="00582631" w:rsidRPr="009861E4">
        <w:rPr>
          <w:rFonts w:ascii="Arial" w:hAnsi="Arial" w:cs="Arial"/>
        </w:rPr>
        <w:t>.</w:t>
      </w:r>
      <w:r w:rsidR="00E709A0" w:rsidRPr="009861E4">
        <w:rPr>
          <w:rFonts w:ascii="Arial" w:hAnsi="Arial" w:cs="Arial"/>
        </w:rPr>
        <w:t xml:space="preserve"> </w:t>
      </w:r>
      <w:r w:rsidR="000A5342" w:rsidRPr="009861E4">
        <w:rPr>
          <w:rFonts w:ascii="Arial" w:hAnsi="Arial" w:cs="Arial"/>
        </w:rPr>
        <w:t xml:space="preserve">Mediante el presente procedimiento se establecerán los mecanismos y herramientas a seguir en aras de proteger tanto la información y archivos adjuntos del correo electrónico, como el propio medio de comunicación en sí. </w:t>
      </w:r>
    </w:p>
    <w:p w14:paraId="2797616F" w14:textId="3FA41E8E" w:rsidR="00CA16CF" w:rsidRPr="009861E4" w:rsidRDefault="00201FA0" w:rsidP="009861E4">
      <w:pPr>
        <w:pStyle w:val="Ttulo1"/>
        <w:spacing w:line="360" w:lineRule="auto"/>
        <w:ind w:left="573" w:hanging="431"/>
        <w:rPr>
          <w:rFonts w:ascii="Arial" w:hAnsi="Arial" w:cs="Arial"/>
          <w:caps w:val="0"/>
        </w:rPr>
      </w:pPr>
      <w:bookmarkStart w:id="7" w:name="_Toc132201115"/>
      <w:bookmarkStart w:id="8" w:name="_Toc192585459"/>
      <w:bookmarkStart w:id="9" w:name="_Toc61878493"/>
      <w:r w:rsidRPr="009861E4">
        <w:rPr>
          <w:rFonts w:ascii="Arial" w:hAnsi="Arial" w:cs="Arial"/>
          <w:caps w:val="0"/>
          <w:color w:val="000000" w:themeColor="text1"/>
        </w:rPr>
        <w:t>ALCANCE</w:t>
      </w:r>
      <w:bookmarkEnd w:id="7"/>
      <w:bookmarkEnd w:id="8"/>
      <w:r w:rsidR="00CA16CF" w:rsidRPr="009861E4">
        <w:rPr>
          <w:rFonts w:ascii="Arial" w:hAnsi="Arial" w:cs="Arial"/>
          <w:caps w:val="0"/>
        </w:rPr>
        <w:t xml:space="preserve"> </w:t>
      </w:r>
    </w:p>
    <w:p w14:paraId="0A8E07B5" w14:textId="122D27B7" w:rsidR="00DB031B" w:rsidRPr="009861E4" w:rsidRDefault="00DB031B" w:rsidP="009861E4">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9"/>
      <w:bookmarkEnd w:id="10"/>
      <w:bookmarkEnd w:id="11"/>
      <w:bookmarkEnd w:id="12"/>
      <w:bookmarkEnd w:id="13"/>
      <w:bookmarkEnd w:id="14"/>
      <w:bookmarkEnd w:id="15"/>
      <w:bookmarkEnd w:id="16"/>
      <w:bookmarkEnd w:id="17"/>
      <w:r w:rsidRPr="009861E4">
        <w:rPr>
          <w:rFonts w:ascii="Arial" w:hAnsi="Arial" w:cs="Arial"/>
        </w:rPr>
        <w:t xml:space="preserve">Este procedimiento se aplica en todos los sistemas de información que dan soporte a los </w:t>
      </w:r>
      <w:r w:rsidR="00C743DB" w:rsidRPr="009861E4">
        <w:rPr>
          <w:rFonts w:ascii="Arial" w:hAnsi="Arial" w:cs="Arial"/>
        </w:rPr>
        <w:t xml:space="preserve">servicios </w:t>
      </w:r>
      <w:r w:rsidR="002753CC" w:rsidRPr="009861E4">
        <w:rPr>
          <w:rFonts w:ascii="Arial" w:hAnsi="Arial" w:cs="Arial"/>
        </w:rPr>
        <w:t xml:space="preserve">de SPIKA TECH. </w:t>
      </w:r>
      <w:r w:rsidR="00C743DB" w:rsidRPr="009861E4">
        <w:rPr>
          <w:rFonts w:ascii="Arial" w:hAnsi="Arial" w:cs="Arial"/>
        </w:rPr>
        <w:t xml:space="preserve"> </w:t>
      </w:r>
      <w:r w:rsidRPr="009861E4">
        <w:rPr>
          <w:rFonts w:ascii="Arial" w:hAnsi="Arial" w:cs="Arial"/>
        </w:rPr>
        <w:t xml:space="preserve"> </w:t>
      </w:r>
    </w:p>
    <w:p w14:paraId="6C62695F" w14:textId="55497FC4" w:rsidR="00DE1EEC" w:rsidRPr="009861E4" w:rsidRDefault="00DE1EEC" w:rsidP="009861E4">
      <w:pPr>
        <w:spacing w:line="360" w:lineRule="auto"/>
        <w:rPr>
          <w:rFonts w:ascii="Arial" w:hAnsi="Arial" w:cs="Arial"/>
        </w:rPr>
      </w:pPr>
      <w:r w:rsidRPr="009861E4">
        <w:rPr>
          <w:rFonts w:ascii="Arial" w:hAnsi="Arial" w:cs="Arial"/>
        </w:rPr>
        <w:t>Asimismo, esta norma de uso debe ser conocida por todos los u</w:t>
      </w:r>
      <w:r w:rsidR="00EE4AC0" w:rsidRPr="009861E4">
        <w:rPr>
          <w:rFonts w:ascii="Arial" w:hAnsi="Arial" w:cs="Arial"/>
        </w:rPr>
        <w:t xml:space="preserve">suarios que conforman </w:t>
      </w:r>
      <w:r w:rsidR="002753CC" w:rsidRPr="009861E4">
        <w:rPr>
          <w:rFonts w:ascii="Arial" w:hAnsi="Arial" w:cs="Arial"/>
        </w:rPr>
        <w:t xml:space="preserve">SPIKA TECH. </w:t>
      </w:r>
    </w:p>
    <w:p w14:paraId="04908D98" w14:textId="6C804AB9" w:rsidR="7D268E8C" w:rsidRPr="009861E4" w:rsidRDefault="006F505E" w:rsidP="009861E4">
      <w:pPr>
        <w:pStyle w:val="Ttulo1"/>
        <w:spacing w:line="360" w:lineRule="auto"/>
        <w:rPr>
          <w:rFonts w:ascii="Arial" w:eastAsiaTheme="minorEastAsia" w:hAnsi="Arial" w:cs="Arial"/>
          <w:caps w:val="0"/>
          <w:color w:val="auto"/>
        </w:rPr>
      </w:pPr>
      <w:bookmarkStart w:id="19" w:name="_Toc192585460"/>
      <w:r w:rsidRPr="009861E4">
        <w:rPr>
          <w:rFonts w:ascii="Arial" w:eastAsiaTheme="minorEastAsia" w:hAnsi="Arial" w:cs="Arial"/>
          <w:caps w:val="0"/>
          <w:color w:val="auto"/>
        </w:rPr>
        <w:t>NORMATIVA APLICABLE</w:t>
      </w:r>
      <w:bookmarkEnd w:id="19"/>
    </w:p>
    <w:p w14:paraId="29C1942B" w14:textId="1E00F07D" w:rsidR="00BF0803" w:rsidRPr="009861E4" w:rsidRDefault="006F505E" w:rsidP="009861E4">
      <w:pPr>
        <w:spacing w:line="360" w:lineRule="auto"/>
        <w:rPr>
          <w:rFonts w:ascii="Arial" w:hAnsi="Arial" w:cs="Arial"/>
        </w:rPr>
      </w:pPr>
      <w:r w:rsidRPr="009861E4">
        <w:rPr>
          <w:rFonts w:ascii="Arial" w:hAnsi="Arial" w:cs="Arial"/>
        </w:rPr>
        <w:t xml:space="preserve">Es aplicable toda la normativa establecida en el documento de </w:t>
      </w:r>
      <w:r w:rsidR="002753CC" w:rsidRPr="009861E4">
        <w:rPr>
          <w:rFonts w:ascii="Arial" w:hAnsi="Arial" w:cs="Arial"/>
          <w:b/>
        </w:rPr>
        <w:t>RGS_1N NORMATIVA APLICABLE</w:t>
      </w:r>
      <w:r w:rsidRPr="009861E4">
        <w:rPr>
          <w:rFonts w:ascii="Arial" w:hAnsi="Arial" w:cs="Arial"/>
          <w:b/>
        </w:rPr>
        <w:t>.</w:t>
      </w:r>
      <w:r w:rsidRPr="009861E4">
        <w:rPr>
          <w:rFonts w:ascii="Arial" w:hAnsi="Arial" w:cs="Arial"/>
        </w:rPr>
        <w:t>, que se actualizara de forma periódica Las Políticas, Normas y Procedimientos dentro del alcance</w:t>
      </w:r>
      <w:r w:rsidR="002753CC" w:rsidRPr="009861E4">
        <w:rPr>
          <w:rFonts w:ascii="Arial" w:hAnsi="Arial" w:cs="Arial"/>
        </w:rPr>
        <w:t xml:space="preserve">. </w:t>
      </w:r>
    </w:p>
    <w:p w14:paraId="1B379056" w14:textId="54BE84DB" w:rsidR="008228E9" w:rsidRPr="009861E4" w:rsidRDefault="002753CC" w:rsidP="009861E4">
      <w:pPr>
        <w:pStyle w:val="Ttulo1"/>
        <w:spacing w:line="360" w:lineRule="auto"/>
        <w:rPr>
          <w:rFonts w:ascii="Arial" w:eastAsiaTheme="minorEastAsia" w:hAnsi="Arial" w:cs="Arial"/>
          <w:caps w:val="0"/>
          <w:color w:val="auto"/>
        </w:rPr>
      </w:pPr>
      <w:bookmarkStart w:id="20" w:name="_Toc192585461"/>
      <w:bookmarkStart w:id="21" w:name="_Toc132201119"/>
      <w:bookmarkStart w:id="22" w:name="_Toc132211784"/>
      <w:r w:rsidRPr="009861E4">
        <w:rPr>
          <w:rFonts w:ascii="Arial" w:eastAsiaTheme="minorEastAsia" w:hAnsi="Arial" w:cs="Arial"/>
          <w:caps w:val="0"/>
          <w:color w:val="auto"/>
        </w:rPr>
        <w:t>PROTECCIÓN DEL CORREO ELECTRÓNICO</w:t>
      </w:r>
      <w:bookmarkEnd w:id="20"/>
    </w:p>
    <w:p w14:paraId="70326A08" w14:textId="75A599BD" w:rsidR="00683F0D" w:rsidRPr="009861E4" w:rsidRDefault="00683F0D" w:rsidP="009861E4">
      <w:pPr>
        <w:pStyle w:val="Ttulo2"/>
        <w:spacing w:line="360" w:lineRule="auto"/>
        <w:rPr>
          <w:rFonts w:ascii="Arial" w:hAnsi="Arial" w:cs="Arial"/>
        </w:rPr>
      </w:pPr>
      <w:bookmarkStart w:id="23" w:name="_Toc192585462"/>
      <w:r w:rsidRPr="009861E4">
        <w:rPr>
          <w:rFonts w:ascii="Arial" w:hAnsi="Arial" w:cs="Arial"/>
        </w:rPr>
        <w:t>Protección de la información y archivos adjuntos</w:t>
      </w:r>
      <w:bookmarkEnd w:id="23"/>
    </w:p>
    <w:p w14:paraId="6D07D068" w14:textId="21C1F1D7" w:rsidR="00683F0D" w:rsidRPr="009861E4" w:rsidRDefault="00993F9E" w:rsidP="009861E4">
      <w:pPr>
        <w:spacing w:line="360" w:lineRule="auto"/>
        <w:rPr>
          <w:rFonts w:ascii="Arial" w:hAnsi="Arial" w:cs="Arial"/>
        </w:rPr>
      </w:pPr>
      <w:r w:rsidRPr="009861E4">
        <w:rPr>
          <w:rFonts w:ascii="Arial" w:hAnsi="Arial" w:cs="Arial"/>
        </w:rPr>
        <w:t xml:space="preserve">Con el objetivo de proteger la información y los archivos adjuntos, desde </w:t>
      </w:r>
      <w:r w:rsidR="002753CC" w:rsidRPr="009861E4">
        <w:rPr>
          <w:rFonts w:ascii="Arial" w:hAnsi="Arial" w:cs="Arial"/>
        </w:rPr>
        <w:t>SPIKA TECH</w:t>
      </w:r>
      <w:r w:rsidRPr="009861E4">
        <w:rPr>
          <w:rFonts w:ascii="Arial" w:hAnsi="Arial" w:cs="Arial"/>
        </w:rPr>
        <w:t xml:space="preserve"> se contará con herramientas que permitan un análisis y filtrado de los correos electrónicos. </w:t>
      </w:r>
      <w:r w:rsidR="00C41271" w:rsidRPr="009861E4">
        <w:rPr>
          <w:rFonts w:ascii="Arial" w:hAnsi="Arial" w:cs="Arial"/>
        </w:rPr>
        <w:t xml:space="preserve">Para ello, se realizará un filtrado del correo electrónico, análisis de direcciones, comprobación del remitente del correo electrónico, </w:t>
      </w:r>
      <w:r w:rsidR="00F62323" w:rsidRPr="009861E4">
        <w:rPr>
          <w:rFonts w:ascii="Arial" w:hAnsi="Arial" w:cs="Arial"/>
        </w:rPr>
        <w:t xml:space="preserve">filtro </w:t>
      </w:r>
      <w:proofErr w:type="spellStart"/>
      <w:r w:rsidR="00F62323" w:rsidRPr="009861E4">
        <w:rPr>
          <w:rFonts w:ascii="Arial" w:hAnsi="Arial" w:cs="Arial"/>
        </w:rPr>
        <w:t>anti-</w:t>
      </w:r>
      <w:r w:rsidR="00C41271" w:rsidRPr="009861E4">
        <w:rPr>
          <w:rFonts w:ascii="Arial" w:hAnsi="Arial" w:cs="Arial"/>
        </w:rPr>
        <w:t>spam</w:t>
      </w:r>
      <w:proofErr w:type="spellEnd"/>
      <w:r w:rsidR="00C41271" w:rsidRPr="009861E4">
        <w:rPr>
          <w:rFonts w:ascii="Arial" w:hAnsi="Arial" w:cs="Arial"/>
        </w:rPr>
        <w:t xml:space="preserve">, etc. </w:t>
      </w:r>
    </w:p>
    <w:p w14:paraId="360DF400" w14:textId="47935CEC" w:rsidR="00256F04" w:rsidRPr="009861E4" w:rsidRDefault="00BF0803" w:rsidP="009861E4">
      <w:pPr>
        <w:spacing w:line="360" w:lineRule="auto"/>
        <w:rPr>
          <w:rFonts w:ascii="Arial" w:hAnsi="Arial" w:cs="Arial"/>
        </w:rPr>
      </w:pPr>
      <w:r w:rsidRPr="009861E4">
        <w:rPr>
          <w:rFonts w:ascii="Arial" w:hAnsi="Arial" w:cs="Arial"/>
        </w:rPr>
        <w:t>Además, se monitorizará el sistema de correo corporativo para detectar envíos de corr</w:t>
      </w:r>
      <w:r w:rsidR="00B129F1" w:rsidRPr="009861E4">
        <w:rPr>
          <w:rFonts w:ascii="Arial" w:hAnsi="Arial" w:cs="Arial"/>
        </w:rPr>
        <w:t xml:space="preserve">eos electrónicos de gran tamaño. </w:t>
      </w:r>
    </w:p>
    <w:p w14:paraId="598D89B1" w14:textId="56773B2B" w:rsidR="00B10F4E" w:rsidRPr="009861E4" w:rsidRDefault="00B10F4E" w:rsidP="009861E4">
      <w:pPr>
        <w:pStyle w:val="Ttulo2"/>
        <w:spacing w:line="360" w:lineRule="auto"/>
        <w:rPr>
          <w:rFonts w:ascii="Arial" w:hAnsi="Arial" w:cs="Arial"/>
        </w:rPr>
      </w:pPr>
      <w:bookmarkStart w:id="24" w:name="_Toc192585463"/>
      <w:r w:rsidRPr="009861E4">
        <w:rPr>
          <w:rFonts w:ascii="Arial" w:hAnsi="Arial" w:cs="Arial"/>
        </w:rPr>
        <w:lastRenderedPageBreak/>
        <w:t>Detección de suplantación</w:t>
      </w:r>
      <w:bookmarkEnd w:id="24"/>
    </w:p>
    <w:p w14:paraId="7B60A6A4" w14:textId="33B569BD" w:rsidR="00B10F4E" w:rsidRPr="009861E4" w:rsidRDefault="00B10F4E" w:rsidP="009861E4">
      <w:pPr>
        <w:spacing w:line="360" w:lineRule="auto"/>
        <w:rPr>
          <w:rFonts w:ascii="Arial" w:hAnsi="Arial" w:cs="Arial"/>
        </w:rPr>
      </w:pPr>
      <w:commentRangeStart w:id="25"/>
      <w:commentRangeStart w:id="26"/>
      <w:r w:rsidRPr="202F9767">
        <w:rPr>
          <w:rFonts w:ascii="Arial" w:hAnsi="Arial" w:cs="Arial"/>
        </w:rPr>
        <w:t>Se utilizarán herramientas que permitan</w:t>
      </w:r>
      <w:r w:rsidR="6DA125EE" w:rsidRPr="202F9767">
        <w:rPr>
          <w:rFonts w:ascii="Arial" w:hAnsi="Arial" w:cs="Arial"/>
        </w:rPr>
        <w:t xml:space="preserve"> detectar</w:t>
      </w:r>
      <w:r w:rsidRPr="202F9767">
        <w:rPr>
          <w:rFonts w:ascii="Arial" w:hAnsi="Arial" w:cs="Arial"/>
        </w:rPr>
        <w:t xml:space="preserve"> la suplantación de identidad por correo y BEC con verificación de remitentes y detección de dominios.   </w:t>
      </w:r>
      <w:commentRangeEnd w:id="25"/>
      <w:r>
        <w:commentReference w:id="25"/>
      </w:r>
      <w:commentRangeEnd w:id="26"/>
      <w:r>
        <w:commentReference w:id="26"/>
      </w:r>
    </w:p>
    <w:p w14:paraId="0059908C" w14:textId="6C27ACFA" w:rsidR="007E2CE5" w:rsidRPr="009861E4" w:rsidRDefault="007E2CE5" w:rsidP="009861E4">
      <w:pPr>
        <w:pStyle w:val="Ttulo2"/>
        <w:spacing w:line="360" w:lineRule="auto"/>
        <w:rPr>
          <w:rFonts w:ascii="Arial" w:hAnsi="Arial" w:cs="Arial"/>
        </w:rPr>
      </w:pPr>
      <w:bookmarkStart w:id="27" w:name="_Toc192585464"/>
      <w:r w:rsidRPr="009861E4">
        <w:rPr>
          <w:rFonts w:ascii="Arial" w:hAnsi="Arial" w:cs="Arial"/>
        </w:rPr>
        <w:t>Protección frente a código dañino</w:t>
      </w:r>
      <w:bookmarkEnd w:id="27"/>
    </w:p>
    <w:p w14:paraId="60E30E03" w14:textId="2B957E9B" w:rsidR="007E2CE5" w:rsidRPr="009861E4" w:rsidRDefault="007E2CE5" w:rsidP="009861E4">
      <w:pPr>
        <w:spacing w:line="360" w:lineRule="auto"/>
        <w:rPr>
          <w:rFonts w:ascii="Arial" w:hAnsi="Arial" w:cs="Arial"/>
        </w:rPr>
      </w:pPr>
      <w:r w:rsidRPr="202F9767">
        <w:rPr>
          <w:rFonts w:ascii="Arial" w:hAnsi="Arial" w:cs="Arial"/>
        </w:rPr>
        <w:t xml:space="preserve">Todos los recursos de transmisión de información, </w:t>
      </w:r>
      <w:commentRangeStart w:id="28"/>
      <w:commentRangeStart w:id="29"/>
      <w:commentRangeStart w:id="30"/>
      <w:r w:rsidRPr="202F9767">
        <w:rPr>
          <w:rFonts w:ascii="Arial" w:hAnsi="Arial" w:cs="Arial"/>
        </w:rPr>
        <w:t>incluidos los servidores de correo</w:t>
      </w:r>
      <w:commentRangeEnd w:id="28"/>
      <w:r>
        <w:commentReference w:id="28"/>
      </w:r>
      <w:commentRangeEnd w:id="29"/>
      <w:r>
        <w:commentReference w:id="29"/>
      </w:r>
      <w:commentRangeEnd w:id="30"/>
      <w:r>
        <w:commentReference w:id="30"/>
      </w:r>
      <w:r w:rsidR="00BF0803" w:rsidRPr="202F9767">
        <w:rPr>
          <w:rFonts w:ascii="Arial" w:hAnsi="Arial" w:cs="Arial"/>
        </w:rPr>
        <w:t xml:space="preserve"> contarán con herramientas de protección frente a código dañino propia de los correos electrónicos, con el objetivo de proteger y detectar aquellos correos que pudiesen contener archivos maliciosos adjuntos.</w:t>
      </w:r>
    </w:p>
    <w:p w14:paraId="78AFF973" w14:textId="64DEA8D1" w:rsidR="00883253" w:rsidRPr="009861E4" w:rsidRDefault="00BF0803" w:rsidP="009861E4">
      <w:pPr>
        <w:spacing w:line="360" w:lineRule="auto"/>
        <w:rPr>
          <w:rFonts w:ascii="Arial" w:hAnsi="Arial" w:cs="Arial"/>
        </w:rPr>
      </w:pPr>
      <w:r w:rsidRPr="009861E4">
        <w:rPr>
          <w:rFonts w:ascii="Arial" w:hAnsi="Arial" w:cs="Arial"/>
        </w:rPr>
        <w:t>Para evitar la contaminación del receptor de un correo electrónico se utilizarán sistemas antivirus, tanto en el equipo donde se lee el mensaje como en servidores de correo intermedios</w:t>
      </w:r>
      <w:r w:rsidR="00497F4B">
        <w:rPr>
          <w:rFonts w:ascii="Arial" w:hAnsi="Arial" w:cs="Arial"/>
        </w:rPr>
        <w:t>, si aplica</w:t>
      </w:r>
      <w:r w:rsidRPr="009861E4">
        <w:rPr>
          <w:rFonts w:ascii="Arial" w:hAnsi="Arial" w:cs="Arial"/>
        </w:rPr>
        <w:t>.</w:t>
      </w:r>
    </w:p>
    <w:p w14:paraId="2B35620C" w14:textId="2126BE6D" w:rsidR="00BF0803" w:rsidRPr="009861E4" w:rsidRDefault="00BF0803" w:rsidP="009861E4">
      <w:pPr>
        <w:spacing w:line="360" w:lineRule="auto"/>
        <w:rPr>
          <w:rFonts w:ascii="Arial" w:hAnsi="Arial" w:cs="Arial"/>
        </w:rPr>
      </w:pPr>
      <w:r w:rsidRPr="009861E4">
        <w:rPr>
          <w:rFonts w:ascii="Arial" w:hAnsi="Arial" w:cs="Arial"/>
        </w:rPr>
        <w:t>Para ello, la herramienta iniciará un procedimiento de cuarentena para el correo electrónico. Este procedimiento se explicará en un apartado posterior.</w:t>
      </w:r>
    </w:p>
    <w:p w14:paraId="03A52838" w14:textId="023FC4FD" w:rsidR="00CE0AA7" w:rsidRPr="009861E4" w:rsidRDefault="007E2CE5" w:rsidP="009861E4">
      <w:pPr>
        <w:pStyle w:val="Ttulo2"/>
        <w:spacing w:line="360" w:lineRule="auto"/>
        <w:rPr>
          <w:rFonts w:ascii="Arial" w:hAnsi="Arial" w:cs="Arial"/>
        </w:rPr>
      </w:pPr>
      <w:r w:rsidRPr="009861E4">
        <w:rPr>
          <w:rFonts w:ascii="Arial" w:hAnsi="Arial" w:cs="Arial"/>
        </w:rPr>
        <w:t xml:space="preserve"> </w:t>
      </w:r>
      <w:bookmarkStart w:id="31" w:name="_Toc192585465"/>
      <w:r w:rsidR="00CE0AA7" w:rsidRPr="009861E4">
        <w:rPr>
          <w:rFonts w:ascii="Arial" w:hAnsi="Arial" w:cs="Arial"/>
        </w:rPr>
        <w:t>Seguridad del servidor de correo</w:t>
      </w:r>
      <w:bookmarkEnd w:id="31"/>
    </w:p>
    <w:p w14:paraId="0CF0B6D3" w14:textId="1BE4F008" w:rsidR="009838FC" w:rsidRPr="00666EC9" w:rsidRDefault="00883253" w:rsidP="00666EC9">
      <w:pPr>
        <w:spacing w:line="360" w:lineRule="auto"/>
        <w:rPr>
          <w:rFonts w:ascii="Arial" w:hAnsi="Arial" w:cs="Arial"/>
        </w:rPr>
      </w:pPr>
      <w:r w:rsidRPr="202F9767">
        <w:rPr>
          <w:rFonts w:ascii="Arial" w:hAnsi="Arial" w:cs="Arial"/>
        </w:rPr>
        <w:t>Además de todo ello, se utilizarán protocolos de comunicación que proporcionen seguridad entre el usuario y el servidor de correo electrónico</w:t>
      </w:r>
      <w:r w:rsidR="0083292A">
        <w:rPr>
          <w:rFonts w:ascii="Arial" w:hAnsi="Arial" w:cs="Arial"/>
        </w:rPr>
        <w:t xml:space="preserve"> si aplicase</w:t>
      </w:r>
      <w:r w:rsidRPr="202F9767">
        <w:rPr>
          <w:rFonts w:ascii="Arial" w:hAnsi="Arial" w:cs="Arial"/>
        </w:rPr>
        <w:t>.</w:t>
      </w:r>
    </w:p>
    <w:p w14:paraId="31E53783" w14:textId="40986E8C" w:rsidR="009838FC" w:rsidRPr="009861E4" w:rsidRDefault="009838FC" w:rsidP="009861E4">
      <w:pPr>
        <w:pStyle w:val="Ttulo2"/>
        <w:spacing w:line="360" w:lineRule="auto"/>
        <w:rPr>
          <w:rFonts w:ascii="Arial" w:hAnsi="Arial" w:cs="Arial"/>
        </w:rPr>
      </w:pPr>
      <w:bookmarkStart w:id="32" w:name="_Toc192585466"/>
      <w:r w:rsidRPr="009861E4">
        <w:rPr>
          <w:rFonts w:ascii="Arial" w:hAnsi="Arial" w:cs="Arial"/>
        </w:rPr>
        <w:t>Limitaciones al uso personal del correo electrónico</w:t>
      </w:r>
      <w:bookmarkEnd w:id="32"/>
    </w:p>
    <w:p w14:paraId="426651B3" w14:textId="516E6897" w:rsidR="00EE4AC0" w:rsidRPr="009861E4" w:rsidRDefault="009838FC" w:rsidP="009861E4">
      <w:pPr>
        <w:spacing w:line="360" w:lineRule="auto"/>
        <w:rPr>
          <w:rFonts w:ascii="Arial" w:hAnsi="Arial" w:cs="Arial"/>
        </w:rPr>
      </w:pPr>
      <w:r w:rsidRPr="009861E4">
        <w:rPr>
          <w:rFonts w:ascii="Arial" w:hAnsi="Arial" w:cs="Arial"/>
        </w:rPr>
        <w:t>Los derechos y deberes de los usuarios con respecto al uso personal del correo electrónico se encuentran recogidos en la Normativa del Uso de los recursos y Sistemas de Información de</w:t>
      </w:r>
      <w:r w:rsidR="002753CC" w:rsidRPr="009861E4">
        <w:rPr>
          <w:rFonts w:ascii="Arial" w:hAnsi="Arial" w:cs="Arial"/>
        </w:rPr>
        <w:t xml:space="preserve"> SPIKA TECH. </w:t>
      </w:r>
    </w:p>
    <w:p w14:paraId="3FCCC98C" w14:textId="30965AEB" w:rsidR="002753CC" w:rsidRPr="009861E4" w:rsidRDefault="002753CC" w:rsidP="009861E4">
      <w:pPr>
        <w:pStyle w:val="Ttulo1"/>
        <w:spacing w:line="360" w:lineRule="auto"/>
        <w:rPr>
          <w:rFonts w:ascii="Arial" w:eastAsiaTheme="minorEastAsia" w:hAnsi="Arial" w:cs="Arial"/>
          <w:caps w:val="0"/>
          <w:color w:val="auto"/>
        </w:rPr>
      </w:pPr>
      <w:bookmarkStart w:id="33" w:name="_Toc192585467"/>
      <w:r w:rsidRPr="009861E4">
        <w:rPr>
          <w:rFonts w:ascii="Arial" w:eastAsiaTheme="minorEastAsia" w:hAnsi="Arial" w:cs="Arial"/>
          <w:caps w:val="0"/>
          <w:color w:val="auto"/>
        </w:rPr>
        <w:t>PROTECCIÓN DE LA NAVEGACIÓN WEB</w:t>
      </w:r>
      <w:bookmarkEnd w:id="33"/>
    </w:p>
    <w:p w14:paraId="52A9AF62" w14:textId="77777777" w:rsidR="002753CC" w:rsidRPr="009861E4" w:rsidRDefault="002753CC" w:rsidP="009861E4">
      <w:pPr>
        <w:pStyle w:val="Ttulo2"/>
        <w:spacing w:line="360" w:lineRule="auto"/>
        <w:rPr>
          <w:rFonts w:ascii="Arial" w:hAnsi="Arial" w:cs="Arial"/>
        </w:rPr>
      </w:pPr>
      <w:bookmarkStart w:id="34" w:name="_Toc139355497"/>
      <w:bookmarkStart w:id="35" w:name="_Toc192585468"/>
      <w:r w:rsidRPr="009861E4">
        <w:rPr>
          <w:rFonts w:ascii="Arial" w:hAnsi="Arial" w:cs="Arial"/>
        </w:rPr>
        <w:t>Redes sociales</w:t>
      </w:r>
      <w:bookmarkEnd w:id="34"/>
      <w:bookmarkEnd w:id="35"/>
    </w:p>
    <w:p w14:paraId="52BA1AA4" w14:textId="77777777" w:rsidR="002753CC" w:rsidRPr="009861E4" w:rsidRDefault="002753CC" w:rsidP="009861E4">
      <w:pPr>
        <w:spacing w:line="360" w:lineRule="auto"/>
        <w:rPr>
          <w:rFonts w:ascii="Arial" w:hAnsi="Arial" w:cs="Arial"/>
        </w:rPr>
      </w:pPr>
      <w:r w:rsidRPr="009861E4">
        <w:rPr>
          <w:rFonts w:ascii="Arial" w:hAnsi="Arial" w:cs="Arial"/>
        </w:rPr>
        <w:t>Con independencia de la red social que uses, debes tener en cuenta las siguientes consideraciones:</w:t>
      </w:r>
    </w:p>
    <w:p w14:paraId="489CEFD4"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lastRenderedPageBreak/>
        <w:t xml:space="preserve">Ten cuidado con lo que publicas en redes sociales de forma abierta. Por ejemplo, si publicas una foto en la que se puede ver la calle donde vives, un atacante puede obtener los datos de tu identidad y domicilio. Si luego públicas que estás de vacaciones fuera de tu domicilio, es posible que acaben robando en tu casa, o que te llegue una multa falsa haciéndose pasar por la DGT mediante una carta. </w:t>
      </w:r>
    </w:p>
    <w:p w14:paraId="47A96138"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Usa siempre doble factor de autenticación y contraseñas fuertes para proteger tus redes sociales. </w:t>
      </w:r>
    </w:p>
    <w:p w14:paraId="48038CF1"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No uses el correo corporativo para darte de alta en redes sociales. </w:t>
      </w:r>
    </w:p>
    <w:p w14:paraId="4B42CD18"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Tienes que ser consciente de la información personal que compartes en tu perfil, por si en algún momento recibes un correo de phishing que explota dicha información. Procura ser consciente de tu grado de exposición. </w:t>
      </w:r>
    </w:p>
    <w:p w14:paraId="5CC2FFDD"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Verifica siempre las personas que quieren ser tus contactos en redes sociales. </w:t>
      </w:r>
    </w:p>
    <w:p w14:paraId="3FDE9B93"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No abras enlaces o archivos que te compartan por redes sociales a través de personas que no conozcas, por muy interesante que te parezca. </w:t>
      </w:r>
    </w:p>
    <w:p w14:paraId="5A032B85"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No proporciones información tuya, de tu empresa o compañeros con personas que no conozcas, por ejemplo, si te piden tu correo profesional para mandarte algo, el correo de alguien de la empresa o que identifiques la persona responsable de algún área de la empresa. El chat de LinkedIn permite enviar documentos y enlaces, por lo que no es necesario dar tu correo personal o profesional a nadie que no conoces. </w:t>
      </w:r>
    </w:p>
    <w:p w14:paraId="46A97458"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No des por cierto el perfil profesional de nadie, si no has tenido un contacto directo con esa persona y, además, dicho contacto ha sido dentro de su ambiente de trabajo. </w:t>
      </w:r>
    </w:p>
    <w:p w14:paraId="6DE12470" w14:textId="77777777"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 xml:space="preserve">Ten cuidado con los anexos y enlaces que te envían o aparecen en redes sociales. Las técnicas que usan son similares a las de los correos de Phishing, por lo que mantente siempre en guardia. </w:t>
      </w:r>
    </w:p>
    <w:p w14:paraId="29B91E55" w14:textId="75AAB0B2" w:rsidR="002753CC" w:rsidRPr="009861E4" w:rsidRDefault="002753CC" w:rsidP="009861E4">
      <w:pPr>
        <w:pStyle w:val="Prrafodelista"/>
        <w:numPr>
          <w:ilvl w:val="0"/>
          <w:numId w:val="29"/>
        </w:numPr>
        <w:spacing w:after="120" w:line="360" w:lineRule="auto"/>
        <w:ind w:left="357" w:hanging="357"/>
        <w:contextualSpacing w:val="0"/>
        <w:rPr>
          <w:rFonts w:ascii="Arial" w:hAnsi="Arial" w:cs="Arial"/>
        </w:rPr>
      </w:pPr>
      <w:r w:rsidRPr="009861E4">
        <w:rPr>
          <w:rFonts w:ascii="Arial" w:hAnsi="Arial" w:cs="Arial"/>
        </w:rPr>
        <w:t>No todo lo que te llega de alguien conocido puede que sea algo bueno. En ocasiones, los delincuentes toman el control de una cuenta de un usuario e intentan infectar al resto de usuarios de la red. Si recibes algo raro, ponte en contacto con la persona que te lo ha mandado y pregúntale si te lo ha mandado voluntariamente.</w:t>
      </w:r>
    </w:p>
    <w:p w14:paraId="3DCD706E" w14:textId="77777777" w:rsidR="002753CC" w:rsidRPr="009861E4" w:rsidRDefault="002753CC" w:rsidP="009861E4">
      <w:pPr>
        <w:pStyle w:val="Ttulo2"/>
        <w:spacing w:line="360" w:lineRule="auto"/>
        <w:rPr>
          <w:rFonts w:ascii="Arial" w:hAnsi="Arial" w:cs="Arial"/>
        </w:rPr>
      </w:pPr>
      <w:bookmarkStart w:id="36" w:name="_Toc139355498"/>
      <w:bookmarkStart w:id="37" w:name="_Toc192585469"/>
      <w:r w:rsidRPr="009861E4">
        <w:rPr>
          <w:rFonts w:ascii="Arial" w:hAnsi="Arial" w:cs="Arial"/>
        </w:rPr>
        <w:lastRenderedPageBreak/>
        <w:t>Buenas prácticas en la gestión de un perfil corporativo</w:t>
      </w:r>
      <w:bookmarkEnd w:id="36"/>
      <w:bookmarkEnd w:id="37"/>
    </w:p>
    <w:p w14:paraId="0D5F05BA" w14:textId="173B689F" w:rsidR="002753CC" w:rsidRPr="009861E4" w:rsidRDefault="002753CC" w:rsidP="009861E4">
      <w:pPr>
        <w:spacing w:after="0" w:line="360" w:lineRule="auto"/>
        <w:rPr>
          <w:rFonts w:ascii="Arial" w:hAnsi="Arial" w:cs="Arial"/>
        </w:rPr>
      </w:pPr>
      <w:r w:rsidRPr="3D5ABEB2">
        <w:rPr>
          <w:rFonts w:ascii="Arial" w:hAnsi="Arial" w:cs="Arial"/>
        </w:rPr>
        <w:t xml:space="preserve">A continuación, se ofrecen una serie de pautas </w:t>
      </w:r>
      <w:proofErr w:type="gramStart"/>
      <w:r w:rsidRPr="3D5ABEB2">
        <w:rPr>
          <w:rFonts w:ascii="Arial" w:hAnsi="Arial" w:cs="Arial"/>
        </w:rPr>
        <w:t>a</w:t>
      </w:r>
      <w:proofErr w:type="gramEnd"/>
      <w:r w:rsidRPr="3D5ABEB2">
        <w:rPr>
          <w:rFonts w:ascii="Arial" w:hAnsi="Arial" w:cs="Arial"/>
        </w:rPr>
        <w:t xml:space="preserve"> tener en cuenta por centros u organismos públicos que deseen crear un perfil corporativo en las redes sociales:</w:t>
      </w:r>
    </w:p>
    <w:p w14:paraId="116B7B47" w14:textId="77777777" w:rsidR="002753CC" w:rsidRPr="009861E4" w:rsidRDefault="002753CC" w:rsidP="009861E4">
      <w:pPr>
        <w:spacing w:after="0" w:line="360" w:lineRule="auto"/>
        <w:rPr>
          <w:rFonts w:ascii="Arial" w:hAnsi="Arial" w:cs="Arial"/>
        </w:rPr>
      </w:pPr>
    </w:p>
    <w:p w14:paraId="636509F0" w14:textId="77777777" w:rsidR="002753CC" w:rsidRPr="009861E4" w:rsidRDefault="002753CC" w:rsidP="009861E4">
      <w:pPr>
        <w:pStyle w:val="Prrafodelista"/>
        <w:numPr>
          <w:ilvl w:val="0"/>
          <w:numId w:val="31"/>
        </w:numPr>
        <w:spacing w:after="0" w:line="360" w:lineRule="auto"/>
        <w:contextualSpacing w:val="0"/>
        <w:rPr>
          <w:rFonts w:ascii="Arial" w:hAnsi="Arial" w:cs="Arial"/>
        </w:rPr>
      </w:pPr>
      <w:r w:rsidRPr="009861E4">
        <w:rPr>
          <w:rFonts w:ascii="Arial" w:hAnsi="Arial" w:cs="Arial"/>
          <w:b/>
          <w:bCs/>
        </w:rPr>
        <w:t>No facilitar información de carácter personal en las publicaciones.</w:t>
      </w:r>
      <w:r w:rsidRPr="009861E4">
        <w:rPr>
          <w:rFonts w:ascii="Arial" w:hAnsi="Arial" w:cs="Arial"/>
        </w:rPr>
        <w:t xml:space="preserve"> Cuando se proceda a publicar, o a facilitar información que será accesible públicamente, no se debe incluir datos de carácter personal, ni confidencial, que engloben a personal sanitario, pacientes, familiares, otros trabajadores, etc. Por ejemplo, se puede redactar un “</w:t>
      </w:r>
      <w:r w:rsidRPr="009861E4">
        <w:rPr>
          <w:rFonts w:ascii="Arial" w:hAnsi="Arial" w:cs="Arial"/>
          <w:i/>
        </w:rPr>
        <w:t>post</w:t>
      </w:r>
      <w:r w:rsidRPr="009861E4">
        <w:rPr>
          <w:rFonts w:ascii="Arial" w:hAnsi="Arial" w:cs="Arial"/>
        </w:rPr>
        <w:t>” informativo, que enlace a la página donde puede encontrar más información, o publicar información que sea interesante para la audiencia.</w:t>
      </w:r>
    </w:p>
    <w:p w14:paraId="363B3067" w14:textId="77777777" w:rsidR="002753CC" w:rsidRPr="009861E4" w:rsidRDefault="002753CC" w:rsidP="009861E4">
      <w:pPr>
        <w:numPr>
          <w:ilvl w:val="0"/>
          <w:numId w:val="31"/>
        </w:numPr>
        <w:spacing w:line="360" w:lineRule="auto"/>
        <w:rPr>
          <w:rFonts w:ascii="Arial" w:hAnsi="Arial" w:cs="Arial"/>
        </w:rPr>
      </w:pPr>
      <w:r w:rsidRPr="009861E4">
        <w:rPr>
          <w:rFonts w:ascii="Arial" w:hAnsi="Arial" w:cs="Arial"/>
          <w:b/>
        </w:rPr>
        <w:t>No responder a consultas sobre información de carácter personal a los ciudadanos a través de las RRSS</w:t>
      </w:r>
      <w:r w:rsidRPr="009861E4">
        <w:rPr>
          <w:rFonts w:ascii="Arial" w:hAnsi="Arial" w:cs="Arial"/>
        </w:rPr>
        <w:t>. En caso de manejar un perfil corporativo en una red social, será habitual que las personas contacten mediante mensajes privados, incluso a través de mensajes públicos para todas las personas, sobre información médica, o solicitando información de carácter confidencial. En estos casos, se les debe indicar que esa información la pueden consultar a través de los cauces adecuados, facilitándoles un enlace a la plataforma correspondiente. Asimismo, se debe incluir una referencia a que sus datos no serán tratados ni almacenados, para lo cual, se puede utilizar la siguiente cláusula: “</w:t>
      </w:r>
      <w:r w:rsidRPr="009861E4">
        <w:rPr>
          <w:rFonts w:ascii="Arial" w:hAnsi="Arial" w:cs="Arial"/>
          <w:i/>
        </w:rPr>
        <w:t>De conformidad con la Ley Orgánica 3/2018 de 5 de diciembre, no se guardarán los datos personales que Vd. nos envía en el correo electrónico al que se contesta con este mail, puesto que en el mismo no inicia procedimiento alguno al ser de carácter puramente informativo</w:t>
      </w:r>
      <w:r w:rsidRPr="009861E4">
        <w:rPr>
          <w:rFonts w:ascii="Arial" w:hAnsi="Arial" w:cs="Arial"/>
        </w:rPr>
        <w:t>”.</w:t>
      </w:r>
    </w:p>
    <w:p w14:paraId="17BCAEB2" w14:textId="77777777" w:rsidR="002753CC" w:rsidRPr="009861E4" w:rsidRDefault="002753CC" w:rsidP="009861E4">
      <w:pPr>
        <w:numPr>
          <w:ilvl w:val="0"/>
          <w:numId w:val="31"/>
        </w:numPr>
        <w:spacing w:line="360" w:lineRule="auto"/>
        <w:rPr>
          <w:rFonts w:ascii="Arial" w:hAnsi="Arial" w:cs="Arial"/>
        </w:rPr>
      </w:pPr>
      <w:r w:rsidRPr="009861E4">
        <w:rPr>
          <w:rFonts w:ascii="Arial" w:hAnsi="Arial" w:cs="Arial"/>
          <w:b/>
        </w:rPr>
        <w:t>Precaución respecto a las contraseñas empleadas.</w:t>
      </w:r>
      <w:r w:rsidRPr="009861E4">
        <w:rPr>
          <w:rFonts w:ascii="Arial" w:hAnsi="Arial" w:cs="Arial"/>
        </w:rPr>
        <w:t xml:space="preserve"> En el caso de contar con perfil corporativo en diversas redes sociales es importante no utilizar la misma contraseña en todas ellas. El uso de una contraseña maestra siempre es desaconsejado, ya que si alguien consiguiera hackear una de ella podría entrar en todas las demás redes. Asimismo, la contraseña empleada debe ser robusta, y se deberá modificar periódicamente. De esta manera, podremos evitar posibles ataques a nuestra cuenta.</w:t>
      </w:r>
    </w:p>
    <w:p w14:paraId="3C869CE2" w14:textId="77777777" w:rsidR="002753CC" w:rsidRPr="009861E4" w:rsidRDefault="002753CC" w:rsidP="009861E4">
      <w:pPr>
        <w:numPr>
          <w:ilvl w:val="0"/>
          <w:numId w:val="31"/>
        </w:numPr>
        <w:spacing w:line="360" w:lineRule="auto"/>
        <w:rPr>
          <w:rFonts w:ascii="Arial" w:hAnsi="Arial" w:cs="Arial"/>
        </w:rPr>
      </w:pPr>
      <w:r w:rsidRPr="009861E4">
        <w:rPr>
          <w:rFonts w:ascii="Arial" w:hAnsi="Arial" w:cs="Arial"/>
          <w:b/>
        </w:rPr>
        <w:t>Hacer uso de las redes sociales desde un dispositivo que no contenga información confidencial.</w:t>
      </w:r>
      <w:r w:rsidRPr="009861E4">
        <w:rPr>
          <w:rFonts w:ascii="Arial" w:hAnsi="Arial" w:cs="Arial"/>
        </w:rPr>
        <w:t xml:space="preserve"> Es importante que, si se pretende hacer uso corporativo de las redes sociales, las mismas se utilicen desde un dispositivo que no almacene otro tipo de información confidencial, puesto que, por ejemplo, en los supuestos en los </w:t>
      </w:r>
      <w:r w:rsidRPr="009861E4">
        <w:rPr>
          <w:rFonts w:ascii="Arial" w:hAnsi="Arial" w:cs="Arial"/>
        </w:rPr>
        <w:lastRenderedPageBreak/>
        <w:t xml:space="preserve">que se realizase un ataque a través de esta red social mediante el envío de archivos o </w:t>
      </w:r>
      <w:proofErr w:type="spellStart"/>
      <w:r w:rsidRPr="009861E4">
        <w:rPr>
          <w:rFonts w:ascii="Arial" w:hAnsi="Arial" w:cs="Arial"/>
        </w:rPr>
        <w:t>URLs</w:t>
      </w:r>
      <w:proofErr w:type="spellEnd"/>
      <w:r w:rsidRPr="009861E4">
        <w:rPr>
          <w:rFonts w:ascii="Arial" w:hAnsi="Arial" w:cs="Arial"/>
        </w:rPr>
        <w:t xml:space="preserve"> maliciosas, podría comprometer el equipo y por consiguiente la información que se almacene en el mismo. </w:t>
      </w:r>
    </w:p>
    <w:p w14:paraId="133D691D" w14:textId="77777777" w:rsidR="002753CC" w:rsidRPr="009861E4" w:rsidRDefault="48DAB337" w:rsidP="009861E4">
      <w:pPr>
        <w:numPr>
          <w:ilvl w:val="0"/>
          <w:numId w:val="31"/>
        </w:numPr>
        <w:spacing w:line="360" w:lineRule="auto"/>
        <w:rPr>
          <w:rFonts w:ascii="Arial" w:hAnsi="Arial" w:cs="Arial"/>
        </w:rPr>
      </w:pPr>
      <w:r w:rsidRPr="6DEBA0D1">
        <w:rPr>
          <w:rFonts w:ascii="Arial" w:hAnsi="Arial" w:cs="Arial"/>
          <w:b/>
          <w:bCs/>
        </w:rPr>
        <w:t xml:space="preserve">No abrir ni acceder a </w:t>
      </w:r>
      <w:proofErr w:type="gramStart"/>
      <w:r w:rsidRPr="6DEBA0D1">
        <w:rPr>
          <w:rFonts w:ascii="Arial" w:hAnsi="Arial" w:cs="Arial"/>
          <w:b/>
          <w:bCs/>
        </w:rPr>
        <w:t>enlaces facilitados o documentos facilitados</w:t>
      </w:r>
      <w:proofErr w:type="gramEnd"/>
      <w:r w:rsidRPr="6DEBA0D1">
        <w:rPr>
          <w:rFonts w:ascii="Arial" w:hAnsi="Arial" w:cs="Arial"/>
          <w:b/>
          <w:bCs/>
        </w:rPr>
        <w:t xml:space="preserve"> por usuarios en una red social.</w:t>
      </w:r>
      <w:r w:rsidRPr="6DEBA0D1">
        <w:rPr>
          <w:rFonts w:ascii="Arial" w:hAnsi="Arial" w:cs="Arial"/>
        </w:rPr>
        <w:t xml:space="preserve"> Las RRSS son uno de los medios más utilizados por los ciberdelincuentes para realizar ataques de </w:t>
      </w:r>
      <w:r w:rsidRPr="6DEBA0D1">
        <w:rPr>
          <w:rFonts w:ascii="Arial" w:hAnsi="Arial" w:cs="Arial"/>
          <w:i/>
          <w:iCs/>
        </w:rPr>
        <w:t xml:space="preserve">phishing. </w:t>
      </w:r>
      <w:r w:rsidRPr="6DEBA0D1">
        <w:rPr>
          <w:rFonts w:ascii="Arial" w:hAnsi="Arial" w:cs="Arial"/>
        </w:rPr>
        <w:t>Por tanto, para evitar caer en la trampa es importante no</w:t>
      </w:r>
    </w:p>
    <w:p w14:paraId="4B9527F2" w14:textId="70CD0FDF" w:rsidR="002753CC" w:rsidRPr="009861E4" w:rsidRDefault="002753CC" w:rsidP="009861E4">
      <w:pPr>
        <w:pStyle w:val="Ttulo2"/>
        <w:spacing w:line="360" w:lineRule="auto"/>
        <w:rPr>
          <w:rFonts w:ascii="Arial" w:hAnsi="Arial" w:cs="Arial"/>
        </w:rPr>
      </w:pPr>
      <w:bookmarkStart w:id="38" w:name="_Toc139355500"/>
      <w:bookmarkStart w:id="39" w:name="_Toc192585470"/>
      <w:commentRangeStart w:id="40"/>
      <w:commentRangeStart w:id="41"/>
      <w:commentRangeStart w:id="42"/>
      <w:r w:rsidRPr="3D3CF94B">
        <w:rPr>
          <w:rFonts w:ascii="Arial" w:hAnsi="Arial" w:cs="Arial"/>
        </w:rPr>
        <w:t xml:space="preserve">Configuración de cuentas en </w:t>
      </w:r>
      <w:r w:rsidR="7244C7A5" w:rsidRPr="3D3CF94B">
        <w:rPr>
          <w:rFonts w:ascii="Arial" w:hAnsi="Arial" w:cs="Arial"/>
        </w:rPr>
        <w:t>X</w:t>
      </w:r>
      <w:bookmarkEnd w:id="38"/>
      <w:commentRangeEnd w:id="40"/>
      <w:r>
        <w:commentReference w:id="40"/>
      </w:r>
      <w:commentRangeEnd w:id="41"/>
      <w:r>
        <w:commentReference w:id="41"/>
      </w:r>
      <w:commentRangeEnd w:id="42"/>
      <w:r>
        <w:commentReference w:id="42"/>
      </w:r>
      <w:bookmarkEnd w:id="39"/>
    </w:p>
    <w:p w14:paraId="342A5558" w14:textId="6A6914D9" w:rsidR="002753CC" w:rsidRPr="009861E4" w:rsidRDefault="002753CC" w:rsidP="009861E4">
      <w:pPr>
        <w:spacing w:line="360" w:lineRule="auto"/>
        <w:rPr>
          <w:rFonts w:ascii="Arial" w:hAnsi="Arial" w:cs="Arial"/>
        </w:rPr>
      </w:pPr>
      <w:r w:rsidRPr="202F9767">
        <w:rPr>
          <w:rFonts w:ascii="Arial" w:hAnsi="Arial" w:cs="Arial"/>
        </w:rPr>
        <w:t xml:space="preserve">Para configurar tu cuenta de </w:t>
      </w:r>
      <w:r w:rsidR="5162518D" w:rsidRPr="202F9767">
        <w:rPr>
          <w:rFonts w:ascii="Arial" w:hAnsi="Arial" w:cs="Arial"/>
        </w:rPr>
        <w:t>X</w:t>
      </w:r>
      <w:r w:rsidRPr="202F9767">
        <w:rPr>
          <w:rFonts w:ascii="Arial" w:hAnsi="Arial" w:cs="Arial"/>
        </w:rPr>
        <w:t>, de una manera segura, se deberán realizar las siguientes acciones:</w:t>
      </w:r>
    </w:p>
    <w:p w14:paraId="5718D00F" w14:textId="4523820E" w:rsidR="002753CC" w:rsidRPr="009861E4" w:rsidRDefault="48DAB337" w:rsidP="009861E4">
      <w:pPr>
        <w:spacing w:line="360" w:lineRule="auto"/>
        <w:rPr>
          <w:rFonts w:ascii="Arial" w:hAnsi="Arial" w:cs="Arial"/>
        </w:rPr>
      </w:pPr>
      <w:r w:rsidRPr="6DEBA0D1">
        <w:rPr>
          <w:rFonts w:ascii="Arial" w:hAnsi="Arial" w:cs="Arial"/>
        </w:rPr>
        <w:t>En el panel lateral izquierdo, encima de la acción “</w:t>
      </w:r>
      <w:r w:rsidR="371A98C4" w:rsidRPr="6DEBA0D1">
        <w:rPr>
          <w:rFonts w:ascii="Arial" w:hAnsi="Arial" w:cs="Arial"/>
        </w:rPr>
        <w:t>Postear</w:t>
      </w:r>
      <w:r w:rsidRPr="6DEBA0D1">
        <w:rPr>
          <w:rFonts w:ascii="Arial" w:hAnsi="Arial" w:cs="Arial"/>
        </w:rPr>
        <w:t xml:space="preserve">”, encontrareis el campo “Más opciones”, y tras pinchar aparecerá un desplegable, y entre las diferentes opciones se debe acceder a </w:t>
      </w:r>
      <w:r w:rsidRPr="6DEBA0D1">
        <w:rPr>
          <w:rFonts w:ascii="Arial" w:hAnsi="Arial" w:cs="Arial"/>
          <w:b/>
          <w:bCs/>
        </w:rPr>
        <w:t>“Configuración y privacidad”.</w:t>
      </w:r>
    </w:p>
    <w:p w14:paraId="6DF2A70A" w14:textId="77777777" w:rsidR="002753CC" w:rsidRPr="009861E4" w:rsidRDefault="002753CC" w:rsidP="009861E4">
      <w:pPr>
        <w:spacing w:after="120" w:line="360" w:lineRule="auto"/>
        <w:jc w:val="center"/>
        <w:rPr>
          <w:rFonts w:ascii="Arial" w:hAnsi="Arial" w:cs="Arial"/>
        </w:rPr>
      </w:pPr>
      <w:r w:rsidRPr="009861E4">
        <w:rPr>
          <w:rFonts w:ascii="Arial" w:hAnsi="Arial" w:cs="Arial"/>
          <w:noProof/>
          <w:lang w:eastAsia="es-ES"/>
        </w:rPr>
        <w:drawing>
          <wp:inline distT="0" distB="0" distL="0" distR="0" wp14:anchorId="1D8EB874" wp14:editId="246F4F82">
            <wp:extent cx="1894716" cy="199018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stretch>
                      <a:fillRect/>
                    </a:stretch>
                  </pic:blipFill>
                  <pic:spPr>
                    <a:xfrm>
                      <a:off x="0" y="0"/>
                      <a:ext cx="1894716" cy="1990187"/>
                    </a:xfrm>
                    <a:prstGeom prst="rect">
                      <a:avLst/>
                    </a:prstGeom>
                  </pic:spPr>
                </pic:pic>
              </a:graphicData>
            </a:graphic>
          </wp:inline>
        </w:drawing>
      </w:r>
    </w:p>
    <w:p w14:paraId="10FF1170" w14:textId="785CA3E0" w:rsidR="002753CC" w:rsidRPr="009861E4" w:rsidRDefault="48DAB337" w:rsidP="009861E4">
      <w:pPr>
        <w:spacing w:after="120" w:line="360" w:lineRule="auto"/>
        <w:rPr>
          <w:rFonts w:ascii="Arial" w:hAnsi="Arial" w:cs="Arial"/>
        </w:rPr>
      </w:pPr>
      <w:r w:rsidRPr="6DEBA0D1">
        <w:rPr>
          <w:rFonts w:ascii="Arial" w:hAnsi="Arial" w:cs="Arial"/>
        </w:rPr>
        <w:t xml:space="preserve">Una vez dentro de “Configuración y privacidad”, en primer lugar, vamos a acceder a </w:t>
      </w:r>
      <w:r w:rsidRPr="6DEBA0D1">
        <w:rPr>
          <w:rFonts w:ascii="Arial" w:hAnsi="Arial" w:cs="Arial"/>
          <w:b/>
          <w:bCs/>
        </w:rPr>
        <w:t>“Privacidad y seguridad”</w:t>
      </w:r>
      <w:r w:rsidRPr="6DEBA0D1">
        <w:rPr>
          <w:rFonts w:ascii="Arial" w:hAnsi="Arial" w:cs="Arial"/>
        </w:rPr>
        <w:t xml:space="preserve">. Aquí </w:t>
      </w:r>
      <w:r w:rsidR="67D16B3A" w:rsidRPr="6DEBA0D1">
        <w:rPr>
          <w:rFonts w:ascii="Arial" w:hAnsi="Arial" w:cs="Arial"/>
        </w:rPr>
        <w:t>se debe</w:t>
      </w:r>
      <w:r w:rsidRPr="6DEBA0D1">
        <w:rPr>
          <w:rFonts w:ascii="Arial" w:hAnsi="Arial" w:cs="Arial"/>
        </w:rPr>
        <w:t xml:space="preserve"> realizar los siguientes ajustes en los apartados de </w:t>
      </w:r>
      <w:r w:rsidRPr="6DEBA0D1">
        <w:rPr>
          <w:rFonts w:ascii="Arial" w:hAnsi="Arial" w:cs="Arial"/>
          <w:b/>
          <w:bCs/>
        </w:rPr>
        <w:t>“</w:t>
      </w:r>
      <w:r w:rsidR="31700DC1" w:rsidRPr="6DEBA0D1">
        <w:rPr>
          <w:rFonts w:ascii="Arial" w:hAnsi="Arial" w:cs="Arial"/>
          <w:b/>
          <w:bCs/>
        </w:rPr>
        <w:t>Tus posts</w:t>
      </w:r>
      <w:r w:rsidRPr="6DEBA0D1">
        <w:rPr>
          <w:rFonts w:ascii="Arial" w:hAnsi="Arial" w:cs="Arial"/>
          <w:b/>
          <w:bCs/>
        </w:rPr>
        <w:t>”</w:t>
      </w:r>
      <w:r w:rsidRPr="6DEBA0D1">
        <w:rPr>
          <w:rFonts w:ascii="Arial" w:hAnsi="Arial" w:cs="Arial"/>
        </w:rPr>
        <w:t>:</w:t>
      </w:r>
    </w:p>
    <w:p w14:paraId="244CB142" w14:textId="6B9771EC" w:rsidR="002753CC" w:rsidRPr="009861E4" w:rsidRDefault="48DAB337" w:rsidP="6DEBA0D1">
      <w:pPr>
        <w:pStyle w:val="Prrafodelista"/>
        <w:numPr>
          <w:ilvl w:val="0"/>
          <w:numId w:val="38"/>
        </w:numPr>
        <w:spacing w:after="120" w:line="360" w:lineRule="auto"/>
        <w:ind w:left="714" w:hanging="357"/>
        <w:rPr>
          <w:rFonts w:ascii="Arial" w:hAnsi="Arial" w:cs="Arial"/>
        </w:rPr>
      </w:pPr>
      <w:r w:rsidRPr="6DEBA0D1">
        <w:rPr>
          <w:rFonts w:ascii="Arial" w:hAnsi="Arial" w:cs="Arial"/>
          <w:b/>
          <w:bCs/>
        </w:rPr>
        <w:t xml:space="preserve">Protege tus </w:t>
      </w:r>
      <w:r w:rsidR="7644E33D" w:rsidRPr="6DEBA0D1">
        <w:rPr>
          <w:rFonts w:ascii="Arial" w:hAnsi="Arial" w:cs="Arial"/>
          <w:b/>
          <w:bCs/>
        </w:rPr>
        <w:t>posts</w:t>
      </w:r>
      <w:r w:rsidRPr="6DEBA0D1">
        <w:rPr>
          <w:rFonts w:ascii="Arial" w:hAnsi="Arial" w:cs="Arial"/>
          <w:b/>
          <w:bCs/>
        </w:rPr>
        <w:t>.</w:t>
      </w:r>
      <w:r w:rsidRPr="6DEBA0D1">
        <w:rPr>
          <w:rFonts w:ascii="Arial" w:hAnsi="Arial" w:cs="Arial"/>
        </w:rPr>
        <w:t xml:space="preserve"> Debemos activar esta opción si no queremos que lo que publicamos sea de dominio público, es decir, podemos conseguir que la información solo sea visible para nuestros seguidores. Para el caso de los perfiles públicos no es necesario activar esta opción.</w:t>
      </w:r>
      <w:r w:rsidRPr="6DEBA0D1">
        <w:rPr>
          <w:rFonts w:ascii="Arial" w:hAnsi="Arial" w:cs="Arial"/>
          <w:b/>
          <w:bCs/>
        </w:rPr>
        <w:t xml:space="preserve"> </w:t>
      </w:r>
    </w:p>
    <w:p w14:paraId="0D69F425" w14:textId="06D3C848" w:rsidR="002753CC" w:rsidRDefault="48DAB337" w:rsidP="009861E4">
      <w:pPr>
        <w:pStyle w:val="Prrafodelista"/>
        <w:numPr>
          <w:ilvl w:val="0"/>
          <w:numId w:val="38"/>
        </w:numPr>
        <w:spacing w:after="120" w:line="360" w:lineRule="auto"/>
        <w:ind w:left="714" w:hanging="357"/>
        <w:rPr>
          <w:rFonts w:ascii="Arial" w:hAnsi="Arial" w:cs="Arial"/>
        </w:rPr>
      </w:pPr>
      <w:r w:rsidRPr="6DEBA0D1">
        <w:rPr>
          <w:rFonts w:ascii="Arial" w:hAnsi="Arial" w:cs="Arial"/>
          <w:b/>
          <w:bCs/>
        </w:rPr>
        <w:lastRenderedPageBreak/>
        <w:t>Información de ubicación.</w:t>
      </w:r>
      <w:r w:rsidRPr="6DEBA0D1">
        <w:rPr>
          <w:rFonts w:ascii="Arial" w:hAnsi="Arial" w:cs="Arial"/>
        </w:rPr>
        <w:t xml:space="preserve"> En esta pestaña debemos acceder para comprobar que no aparezca la ubicación de cada tweet que publiquemos, ya que de lo contrario estaríamos permitiendo que la gente que visualice nuestras publicaciones pueda saber dónde nos encontramos en cada preciso momento.</w:t>
      </w:r>
    </w:p>
    <w:p w14:paraId="6DA7160D" w14:textId="53C8C891" w:rsidR="00126B08" w:rsidRPr="00126B08" w:rsidRDefault="48DAB337" w:rsidP="6DEBA0D1">
      <w:pPr>
        <w:pStyle w:val="Prrafodelista"/>
        <w:numPr>
          <w:ilvl w:val="0"/>
          <w:numId w:val="38"/>
        </w:numPr>
        <w:spacing w:after="120" w:line="360" w:lineRule="auto"/>
        <w:ind w:left="714" w:hanging="357"/>
        <w:rPr>
          <w:rFonts w:ascii="Arial" w:hAnsi="Arial" w:cs="Arial"/>
          <w:rPrChange w:id="43" w:author="Unknown" w16du:dateUtc="2025-02-26T11:55:00Z">
            <w:rPr/>
          </w:rPrChange>
        </w:rPr>
      </w:pPr>
      <w:r w:rsidRPr="6DEBA0D1">
        <w:rPr>
          <w:rFonts w:ascii="Arial" w:hAnsi="Arial" w:cs="Arial"/>
          <w:b/>
          <w:bCs/>
        </w:rPr>
        <w:t>Etiquetado de fotos.</w:t>
      </w:r>
      <w:r w:rsidRPr="6DEBA0D1">
        <w:rPr>
          <w:rFonts w:ascii="Arial" w:hAnsi="Arial" w:cs="Arial"/>
        </w:rPr>
        <w:t xml:space="preserve"> La opción debe encontrarse desactivada, ya que de lo contrario podrían etiquetarnos en cualquier publicación sin nuestro consentimiento.</w:t>
      </w:r>
    </w:p>
    <w:p w14:paraId="39A52F52" w14:textId="094551E0" w:rsidR="002753CC" w:rsidRPr="009861E4" w:rsidRDefault="1FCA2EC7" w:rsidP="009861E4">
      <w:pPr>
        <w:spacing w:after="120" w:line="360" w:lineRule="auto"/>
        <w:jc w:val="center"/>
        <w:rPr>
          <w:rFonts w:ascii="Arial" w:hAnsi="Arial" w:cs="Arial"/>
        </w:rPr>
      </w:pPr>
      <w:r>
        <w:rPr>
          <w:noProof/>
        </w:rPr>
        <w:drawing>
          <wp:inline distT="0" distB="0" distL="0" distR="0" wp14:anchorId="799E495B" wp14:editId="75EDB717">
            <wp:extent cx="3713834" cy="1404627"/>
            <wp:effectExtent l="0" t="0" r="1270" b="5080"/>
            <wp:docPr id="1126172642" name="Imagen 112617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26172642"/>
                    <pic:cNvPicPr/>
                  </pic:nvPicPr>
                  <pic:blipFill>
                    <a:blip r:embed="rId12">
                      <a:extLst>
                        <a:ext uri="{28A0092B-C50C-407E-A947-70E740481C1C}">
                          <a14:useLocalDpi xmlns:a14="http://schemas.microsoft.com/office/drawing/2010/main" val="0"/>
                        </a:ext>
                      </a:extLst>
                    </a:blip>
                    <a:stretch>
                      <a:fillRect/>
                    </a:stretch>
                  </pic:blipFill>
                  <pic:spPr>
                    <a:xfrm>
                      <a:off x="0" y="0"/>
                      <a:ext cx="3713834" cy="1404627"/>
                    </a:xfrm>
                    <a:prstGeom prst="rect">
                      <a:avLst/>
                    </a:prstGeom>
                  </pic:spPr>
                </pic:pic>
              </a:graphicData>
            </a:graphic>
          </wp:inline>
        </w:drawing>
      </w:r>
      <w:r w:rsidR="48DAB337">
        <w:rPr>
          <w:noProof/>
        </w:rPr>
        <w:drawing>
          <wp:inline distT="0" distB="0" distL="0" distR="0" wp14:anchorId="49751CC8" wp14:editId="6D771B88">
            <wp:extent cx="3713834" cy="1425797"/>
            <wp:effectExtent l="0" t="0" r="127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3713834" cy="1425797"/>
                    </a:xfrm>
                    <a:prstGeom prst="rect">
                      <a:avLst/>
                    </a:prstGeom>
                  </pic:spPr>
                </pic:pic>
              </a:graphicData>
            </a:graphic>
          </wp:inline>
        </w:drawing>
      </w:r>
    </w:p>
    <w:p w14:paraId="11152BD7" w14:textId="77777777" w:rsidR="002753CC" w:rsidRPr="009861E4" w:rsidRDefault="002753CC" w:rsidP="009861E4">
      <w:pPr>
        <w:spacing w:line="360" w:lineRule="auto"/>
        <w:rPr>
          <w:rFonts w:ascii="Arial" w:eastAsiaTheme="minorEastAsia" w:hAnsi="Arial" w:cs="Arial"/>
        </w:rPr>
      </w:pPr>
      <w:r w:rsidRPr="009861E4">
        <w:rPr>
          <w:rFonts w:ascii="Arial" w:eastAsiaTheme="minorEastAsia" w:hAnsi="Arial" w:cs="Arial"/>
        </w:rPr>
        <w:t xml:space="preserve">Tras realizar estas modificaciones debemos acceder dentro de “Privacidad y Seguridad” a </w:t>
      </w:r>
      <w:r w:rsidRPr="009861E4">
        <w:rPr>
          <w:rFonts w:ascii="Arial" w:eastAsiaTheme="minorEastAsia" w:hAnsi="Arial" w:cs="Arial"/>
          <w:b/>
        </w:rPr>
        <w:t>“Personalización y datos”</w:t>
      </w:r>
      <w:r w:rsidRPr="009861E4">
        <w:rPr>
          <w:rFonts w:ascii="Arial" w:eastAsiaTheme="minorEastAsia" w:hAnsi="Arial" w:cs="Arial"/>
        </w:rPr>
        <w:t>, en esta ocasión se debe desactivar las opciones de personalización del contenido, para evitar, en la medida de lo posible, que la plataforma ceda nuestros datos a terceros, o haga perfilados de la información que facilitamos en su red social.</w:t>
      </w:r>
    </w:p>
    <w:p w14:paraId="743FA2C8" w14:textId="77777777" w:rsidR="002753CC" w:rsidRPr="009861E4" w:rsidRDefault="002753CC" w:rsidP="009861E4">
      <w:pPr>
        <w:spacing w:line="360" w:lineRule="auto"/>
        <w:jc w:val="center"/>
        <w:rPr>
          <w:rFonts w:ascii="Arial" w:eastAsiaTheme="minorEastAsia" w:hAnsi="Arial" w:cs="Arial"/>
        </w:rPr>
      </w:pPr>
      <w:r w:rsidRPr="009861E4">
        <w:rPr>
          <w:rFonts w:ascii="Arial" w:hAnsi="Arial" w:cs="Arial"/>
          <w:noProof/>
          <w:lang w:eastAsia="es-ES"/>
        </w:rPr>
        <w:lastRenderedPageBreak/>
        <w:drawing>
          <wp:inline distT="0" distB="0" distL="0" distR="0" wp14:anchorId="5D536A78" wp14:editId="22A21E1A">
            <wp:extent cx="5476875" cy="4618355"/>
            <wp:effectExtent l="19050" t="19050" r="28575" b="10795"/>
            <wp:docPr id="1332409934" name="Imagen 687004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2409934" name="Imagen 687004955"/>
                    <pic:cNvPicPr/>
                  </pic:nvPicPr>
                  <pic:blipFill rotWithShape="1">
                    <a:blip r:embed="rId14"/>
                    <a:srcRect l="-240" r="147"/>
                    <a:stretch/>
                  </pic:blipFill>
                  <pic:spPr bwMode="auto">
                    <a:xfrm>
                      <a:off x="0" y="0"/>
                      <a:ext cx="5477843" cy="4619171"/>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0AF79E" w14:textId="474BCA46" w:rsidR="002753CC" w:rsidRPr="009861E4" w:rsidRDefault="48DAB337" w:rsidP="00FA2A3A">
      <w:pPr>
        <w:spacing w:after="120" w:line="360" w:lineRule="auto"/>
        <w:rPr>
          <w:rFonts w:ascii="Arial" w:hAnsi="Arial" w:cs="Arial"/>
        </w:rPr>
      </w:pPr>
      <w:r w:rsidRPr="6DEBA0D1">
        <w:rPr>
          <w:rFonts w:ascii="Arial" w:hAnsi="Arial" w:cs="Arial"/>
        </w:rPr>
        <w:t>Posteriormente, accederemos a la pestaña de “</w:t>
      </w:r>
      <w:r w:rsidRPr="6DEBA0D1">
        <w:rPr>
          <w:rFonts w:ascii="Arial" w:hAnsi="Arial" w:cs="Arial"/>
          <w:b/>
          <w:bCs/>
        </w:rPr>
        <w:t>Seguridad</w:t>
      </w:r>
      <w:r w:rsidR="3ED78139" w:rsidRPr="6DEBA0D1">
        <w:rPr>
          <w:rFonts w:ascii="Arial" w:hAnsi="Arial" w:cs="Arial"/>
          <w:b/>
          <w:bCs/>
        </w:rPr>
        <w:t xml:space="preserve"> y acceso a la cuenta</w:t>
      </w:r>
      <w:r w:rsidRPr="6DEBA0D1">
        <w:rPr>
          <w:rFonts w:ascii="Arial" w:hAnsi="Arial" w:cs="Arial"/>
        </w:rPr>
        <w:t xml:space="preserve">”, que podéis encontrar dentro de </w:t>
      </w:r>
      <w:r w:rsidRPr="6DEBA0D1">
        <w:rPr>
          <w:rFonts w:ascii="Arial" w:hAnsi="Arial" w:cs="Arial"/>
          <w:b/>
          <w:bCs/>
        </w:rPr>
        <w:t>“</w:t>
      </w:r>
      <w:r w:rsidR="662AA789" w:rsidRPr="6DEBA0D1">
        <w:rPr>
          <w:rFonts w:ascii="Arial" w:hAnsi="Arial" w:cs="Arial"/>
          <w:b/>
          <w:bCs/>
        </w:rPr>
        <w:t xml:space="preserve">Configuración </w:t>
      </w:r>
      <w:r w:rsidRPr="6DEBA0D1">
        <w:rPr>
          <w:rFonts w:ascii="Arial" w:hAnsi="Arial" w:cs="Arial"/>
          <w:b/>
          <w:bCs/>
        </w:rPr>
        <w:t xml:space="preserve">y </w:t>
      </w:r>
      <w:r w:rsidR="662AA789" w:rsidRPr="6DEBA0D1">
        <w:rPr>
          <w:rFonts w:ascii="Arial" w:hAnsi="Arial" w:cs="Arial"/>
          <w:b/>
          <w:bCs/>
        </w:rPr>
        <w:t>privacidad</w:t>
      </w:r>
      <w:r w:rsidRPr="6DEBA0D1">
        <w:rPr>
          <w:rFonts w:ascii="Arial" w:hAnsi="Arial" w:cs="Arial"/>
          <w:b/>
          <w:bCs/>
        </w:rPr>
        <w:t>”</w:t>
      </w:r>
      <w:r w:rsidRPr="6DEBA0D1">
        <w:rPr>
          <w:rFonts w:ascii="Arial" w:hAnsi="Arial" w:cs="Arial"/>
        </w:rPr>
        <w:t>, y activaremos la autentificación en dos pasos (la plataforma ofrece distintas modalidades de activación). Asimismo, nos permite la opción de proteger la cuenta con una contraseña adicional, que sería recomendable activar, ya que en caso de que alguien accediera a nuestro email, necesitaría introducir esta segunda contraseña para poder acceder a nuestro perfil en la red social de Twitter.</w:t>
      </w:r>
    </w:p>
    <w:p w14:paraId="1DCA69E0" w14:textId="77777777" w:rsidR="002753CC" w:rsidRPr="009861E4" w:rsidRDefault="002753CC" w:rsidP="009861E4">
      <w:pPr>
        <w:pStyle w:val="Prrafodelista"/>
        <w:spacing w:line="360" w:lineRule="auto"/>
        <w:ind w:left="0"/>
        <w:jc w:val="center"/>
        <w:rPr>
          <w:rFonts w:ascii="Arial" w:hAnsi="Arial" w:cs="Arial"/>
        </w:rPr>
      </w:pPr>
      <w:r w:rsidRPr="009861E4">
        <w:rPr>
          <w:rFonts w:ascii="Arial" w:hAnsi="Arial" w:cs="Arial"/>
          <w:noProof/>
          <w:lang w:eastAsia="es-ES"/>
        </w:rPr>
        <w:lastRenderedPageBreak/>
        <w:drawing>
          <wp:inline distT="0" distB="0" distL="0" distR="0" wp14:anchorId="7C331D89" wp14:editId="53B9006A">
            <wp:extent cx="4695825" cy="2648585"/>
            <wp:effectExtent l="19050" t="19050" r="28575" b="18415"/>
            <wp:docPr id="1182436822" name="Imagen 604962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2436822" name="Imagen 604962822"/>
                    <pic:cNvPicPr preferRelativeResize="0"/>
                  </pic:nvPicPr>
                  <pic:blipFill rotWithShape="1">
                    <a:blip r:embed="rId15"/>
                    <a:srcRect l="17" r="-449"/>
                    <a:stretch/>
                  </pic:blipFill>
                  <pic:spPr bwMode="auto">
                    <a:xfrm>
                      <a:off x="0" y="0"/>
                      <a:ext cx="4697332" cy="2649435"/>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4C8B6A" w14:textId="77777777" w:rsidR="002753CC" w:rsidRPr="009861E4" w:rsidRDefault="002753CC" w:rsidP="009861E4">
      <w:pPr>
        <w:pStyle w:val="Prrafodelista"/>
        <w:spacing w:line="360" w:lineRule="auto"/>
        <w:ind w:left="0"/>
        <w:rPr>
          <w:rFonts w:ascii="Arial" w:hAnsi="Arial" w:cs="Arial"/>
        </w:rPr>
      </w:pPr>
    </w:p>
    <w:p w14:paraId="33D8EA35" w14:textId="7022A4C0" w:rsidR="002753CC" w:rsidRPr="009861E4" w:rsidRDefault="48DAB337" w:rsidP="00FA2A3A">
      <w:pPr>
        <w:spacing w:line="360" w:lineRule="auto"/>
        <w:rPr>
          <w:rFonts w:ascii="Arial" w:hAnsi="Arial" w:cs="Arial"/>
        </w:rPr>
      </w:pPr>
      <w:r w:rsidRPr="6DEBA0D1">
        <w:rPr>
          <w:rFonts w:ascii="Arial" w:hAnsi="Arial" w:cs="Arial"/>
        </w:rPr>
        <w:t>Por último, dentro del apartado “</w:t>
      </w:r>
      <w:r w:rsidR="29F30A44" w:rsidRPr="6DEBA0D1">
        <w:rPr>
          <w:rFonts w:ascii="Arial" w:hAnsi="Arial" w:cs="Arial"/>
          <w:b/>
          <w:bCs/>
        </w:rPr>
        <w:t>Seguridad y acceso a la cuenta</w:t>
      </w:r>
      <w:r w:rsidRPr="6DEBA0D1">
        <w:rPr>
          <w:rFonts w:ascii="Arial" w:hAnsi="Arial" w:cs="Arial"/>
        </w:rPr>
        <w:t>”, accederemos a “</w:t>
      </w:r>
      <w:r w:rsidRPr="6DEBA0D1">
        <w:rPr>
          <w:rFonts w:ascii="Arial" w:hAnsi="Arial" w:cs="Arial"/>
          <w:b/>
          <w:bCs/>
        </w:rPr>
        <w:t>Aplicaciones y sesiones</w:t>
      </w:r>
      <w:r w:rsidRPr="6DEBA0D1">
        <w:rPr>
          <w:rFonts w:ascii="Arial" w:hAnsi="Arial" w:cs="Arial"/>
        </w:rPr>
        <w:t>”, y dentro de esta sección, al igual que con Facebook, podremos cerrar todas las sesiones que se encuentren actualmente activas. Es una manera de cerciorarnos que nadie más puede entrar en nuestros terminales sin nuestra autorización.</w:t>
      </w:r>
    </w:p>
    <w:p w14:paraId="239DB771" w14:textId="77777777" w:rsidR="002753CC" w:rsidRPr="009861E4" w:rsidRDefault="002753CC" w:rsidP="009861E4">
      <w:pPr>
        <w:pStyle w:val="Prrafodelista"/>
        <w:spacing w:line="360" w:lineRule="auto"/>
        <w:ind w:left="0"/>
        <w:jc w:val="center"/>
        <w:rPr>
          <w:rFonts w:ascii="Arial" w:hAnsi="Arial" w:cs="Arial"/>
        </w:rPr>
      </w:pPr>
      <w:r w:rsidRPr="009861E4">
        <w:rPr>
          <w:rFonts w:ascii="Arial" w:hAnsi="Arial" w:cs="Arial"/>
          <w:noProof/>
          <w:lang w:eastAsia="es-ES"/>
        </w:rPr>
        <w:drawing>
          <wp:inline distT="0" distB="0" distL="0" distR="0" wp14:anchorId="5100F424" wp14:editId="34B3DAB5">
            <wp:extent cx="6353175" cy="2181225"/>
            <wp:effectExtent l="19050" t="19050" r="28575" b="28575"/>
            <wp:docPr id="2014339547"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4339547" name="Imagen 12"/>
                    <pic:cNvPicPr/>
                  </pic:nvPicPr>
                  <pic:blipFill rotWithShape="1">
                    <a:blip r:embed="rId16"/>
                    <a:srcRect l="-288" t="-889" r="-481" b="-1339"/>
                    <a:stretch/>
                  </pic:blipFill>
                  <pic:spPr bwMode="auto">
                    <a:xfrm>
                      <a:off x="0" y="0"/>
                      <a:ext cx="6354876" cy="2181809"/>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9328C3" w14:textId="77777777" w:rsidR="002753CC" w:rsidRPr="009861E4" w:rsidRDefault="002753CC" w:rsidP="009861E4">
      <w:pPr>
        <w:pStyle w:val="Ttulo2"/>
        <w:spacing w:line="360" w:lineRule="auto"/>
        <w:rPr>
          <w:rFonts w:ascii="Arial" w:hAnsi="Arial" w:cs="Arial"/>
        </w:rPr>
      </w:pPr>
      <w:bookmarkStart w:id="44" w:name="_Toc139355501"/>
      <w:bookmarkStart w:id="45" w:name="_Toc192585471"/>
      <w:r w:rsidRPr="009861E4">
        <w:rPr>
          <w:rFonts w:ascii="Arial" w:hAnsi="Arial" w:cs="Arial"/>
        </w:rPr>
        <w:t>Configuración de cuentas en LinkedIn</w:t>
      </w:r>
      <w:bookmarkEnd w:id="44"/>
      <w:bookmarkEnd w:id="45"/>
    </w:p>
    <w:p w14:paraId="4C8FC251" w14:textId="77777777" w:rsidR="002753CC" w:rsidRPr="009861E4" w:rsidRDefault="002753CC" w:rsidP="009861E4">
      <w:pPr>
        <w:spacing w:line="360" w:lineRule="auto"/>
        <w:rPr>
          <w:rFonts w:ascii="Arial" w:hAnsi="Arial" w:cs="Arial"/>
        </w:rPr>
      </w:pPr>
      <w:r w:rsidRPr="009861E4">
        <w:rPr>
          <w:rFonts w:ascii="Arial" w:hAnsi="Arial" w:cs="Arial"/>
        </w:rPr>
        <w:t>En esta red social, entendemos que, en cierta manera, se puede ser más laxo a la hora de configurar la privacidad de los contenidos, ya que es utilizada por la gran mayoría para exponer su trayectoria a profesionales a terceras personas o empresas.</w:t>
      </w:r>
    </w:p>
    <w:p w14:paraId="251A45A7" w14:textId="58E182DD" w:rsidR="002753CC" w:rsidRPr="009861E4" w:rsidRDefault="48DAB337" w:rsidP="009861E4">
      <w:pPr>
        <w:pStyle w:val="Prrafodelista"/>
        <w:spacing w:line="360" w:lineRule="auto"/>
        <w:ind w:left="0"/>
        <w:rPr>
          <w:rFonts w:ascii="Arial" w:hAnsi="Arial" w:cs="Arial"/>
        </w:rPr>
      </w:pPr>
      <w:r w:rsidRPr="6DEBA0D1">
        <w:rPr>
          <w:rFonts w:ascii="Arial" w:hAnsi="Arial" w:cs="Arial"/>
        </w:rPr>
        <w:lastRenderedPageBreak/>
        <w:t xml:space="preserve">No obstante, será necesario realizar algunos ajustes, por lo que, tras acceder a nuestra sesión de usuario debemos </w:t>
      </w:r>
      <w:r w:rsidRPr="6DEBA0D1">
        <w:rPr>
          <w:rFonts w:ascii="Arial" w:hAnsi="Arial" w:cs="Arial"/>
          <w:b/>
          <w:bCs/>
        </w:rPr>
        <w:t>acceder a “Yo”</w:t>
      </w:r>
      <w:r w:rsidRPr="6DEBA0D1">
        <w:rPr>
          <w:rFonts w:ascii="Arial" w:hAnsi="Arial" w:cs="Arial"/>
        </w:rPr>
        <w:t xml:space="preserve"> y </w:t>
      </w:r>
      <w:r w:rsidRPr="6DEBA0D1">
        <w:rPr>
          <w:rFonts w:ascii="Arial" w:hAnsi="Arial" w:cs="Arial"/>
          <w:b/>
          <w:bCs/>
        </w:rPr>
        <w:t>desplegar el panel de opciones</w:t>
      </w:r>
      <w:r w:rsidRPr="6DEBA0D1">
        <w:rPr>
          <w:rFonts w:ascii="Arial" w:hAnsi="Arial" w:cs="Arial"/>
        </w:rPr>
        <w:t xml:space="preserve"> que aparece para acceder posteriormente </w:t>
      </w:r>
      <w:r w:rsidRPr="6DEBA0D1">
        <w:rPr>
          <w:rFonts w:ascii="Arial" w:hAnsi="Arial" w:cs="Arial"/>
          <w:b/>
          <w:bCs/>
        </w:rPr>
        <w:t>a “</w:t>
      </w:r>
      <w:r w:rsidR="463737BC" w:rsidRPr="6DEBA0D1">
        <w:rPr>
          <w:rFonts w:ascii="Arial" w:hAnsi="Arial" w:cs="Arial"/>
          <w:b/>
          <w:bCs/>
        </w:rPr>
        <w:t xml:space="preserve">Ajustes </w:t>
      </w:r>
      <w:r w:rsidRPr="6DEBA0D1">
        <w:rPr>
          <w:rFonts w:ascii="Arial" w:hAnsi="Arial" w:cs="Arial"/>
          <w:b/>
          <w:bCs/>
        </w:rPr>
        <w:t>y privacidad”.</w:t>
      </w:r>
    </w:p>
    <w:p w14:paraId="7BEEEC42" w14:textId="77777777" w:rsidR="002753CC" w:rsidRPr="009861E4" w:rsidRDefault="002753CC" w:rsidP="009861E4">
      <w:pPr>
        <w:pStyle w:val="Prrafodelista"/>
        <w:spacing w:line="360" w:lineRule="auto"/>
        <w:ind w:left="0"/>
        <w:rPr>
          <w:rFonts w:ascii="Arial" w:hAnsi="Arial" w:cs="Arial"/>
        </w:rPr>
      </w:pPr>
    </w:p>
    <w:p w14:paraId="17EAA2F4" w14:textId="77777777" w:rsidR="002753CC" w:rsidRPr="009861E4" w:rsidRDefault="002753CC" w:rsidP="009861E4">
      <w:pPr>
        <w:pStyle w:val="Prrafodelista"/>
        <w:spacing w:line="360" w:lineRule="auto"/>
        <w:ind w:left="0"/>
        <w:jc w:val="center"/>
        <w:rPr>
          <w:rFonts w:ascii="Arial" w:hAnsi="Arial" w:cs="Arial"/>
        </w:rPr>
      </w:pPr>
      <w:r w:rsidRPr="009861E4">
        <w:rPr>
          <w:rFonts w:ascii="Arial" w:hAnsi="Arial" w:cs="Arial"/>
          <w:noProof/>
          <w:lang w:eastAsia="es-ES"/>
        </w:rPr>
        <w:drawing>
          <wp:inline distT="0" distB="0" distL="0" distR="0" wp14:anchorId="0149B324" wp14:editId="49DA920C">
            <wp:extent cx="3204027" cy="2076450"/>
            <wp:effectExtent l="19050" t="19050" r="15875" b="19050"/>
            <wp:docPr id="10" name="Imagen 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Aplicación&#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7807" cy="2085380"/>
                    </a:xfrm>
                    <a:prstGeom prst="rect">
                      <a:avLst/>
                    </a:prstGeom>
                    <a:noFill/>
                    <a:ln>
                      <a:solidFill>
                        <a:schemeClr val="accent1"/>
                      </a:solidFill>
                    </a:ln>
                  </pic:spPr>
                </pic:pic>
              </a:graphicData>
            </a:graphic>
          </wp:inline>
        </w:drawing>
      </w:r>
    </w:p>
    <w:p w14:paraId="1F7A319A" w14:textId="569873FD" w:rsidR="002753CC" w:rsidRPr="009861E4" w:rsidRDefault="48DAB337" w:rsidP="009861E4">
      <w:pPr>
        <w:pStyle w:val="Prrafodelista"/>
        <w:spacing w:line="360" w:lineRule="auto"/>
        <w:ind w:left="0"/>
        <w:rPr>
          <w:rFonts w:ascii="Arial" w:hAnsi="Arial" w:cs="Arial"/>
        </w:rPr>
      </w:pPr>
      <w:r w:rsidRPr="6DEBA0D1">
        <w:rPr>
          <w:rFonts w:ascii="Arial" w:hAnsi="Arial" w:cs="Arial"/>
        </w:rPr>
        <w:t xml:space="preserve">Una vez dentro de Configuración y privacidad accederemos a </w:t>
      </w:r>
      <w:r w:rsidRPr="6DEBA0D1">
        <w:rPr>
          <w:rFonts w:ascii="Arial" w:hAnsi="Arial" w:cs="Arial"/>
          <w:b/>
          <w:bCs/>
        </w:rPr>
        <w:t>“</w:t>
      </w:r>
      <w:r w:rsidR="1576A623" w:rsidRPr="6DEBA0D1">
        <w:rPr>
          <w:rFonts w:ascii="Arial" w:hAnsi="Arial" w:cs="Arial"/>
          <w:b/>
          <w:bCs/>
        </w:rPr>
        <w:t>Visi</w:t>
      </w:r>
      <w:r w:rsidR="01B620AC" w:rsidRPr="6DEBA0D1">
        <w:rPr>
          <w:rFonts w:ascii="Arial" w:hAnsi="Arial" w:cs="Arial"/>
          <w:b/>
          <w:bCs/>
        </w:rPr>
        <w:t>bilidad &gt; Qui</w:t>
      </w:r>
      <w:r w:rsidR="3500D3EA" w:rsidRPr="6DEBA0D1">
        <w:rPr>
          <w:rFonts w:ascii="Arial" w:hAnsi="Arial" w:cs="Arial"/>
          <w:b/>
          <w:bCs/>
        </w:rPr>
        <w:t>én puede ver o descargar tu dirección de email</w:t>
      </w:r>
      <w:r w:rsidRPr="6DEBA0D1">
        <w:rPr>
          <w:rFonts w:ascii="Arial" w:hAnsi="Arial" w:cs="Arial"/>
          <w:b/>
          <w:bCs/>
        </w:rPr>
        <w:t>”</w:t>
      </w:r>
      <w:r w:rsidRPr="6DEBA0D1">
        <w:rPr>
          <w:rFonts w:ascii="Arial" w:hAnsi="Arial" w:cs="Arial"/>
        </w:rPr>
        <w:t xml:space="preserve">, y debemos establecer que la dirección de email sea </w:t>
      </w:r>
      <w:r w:rsidRPr="6DEBA0D1">
        <w:rPr>
          <w:rFonts w:ascii="Arial" w:hAnsi="Arial" w:cs="Arial"/>
          <w:b/>
          <w:bCs/>
        </w:rPr>
        <w:t>“solo visible para mí”</w:t>
      </w:r>
      <w:r w:rsidRPr="6DEBA0D1">
        <w:rPr>
          <w:rFonts w:ascii="Arial" w:hAnsi="Arial" w:cs="Arial"/>
        </w:rPr>
        <w:t>. Asimismo, hemos de verificar que la dirección de contacto no sea descargable por parte de otros usuarios de la red social.</w:t>
      </w:r>
    </w:p>
    <w:p w14:paraId="2DCD94F2" w14:textId="2E1EFFE7" w:rsidR="002753CC" w:rsidRPr="009861E4" w:rsidRDefault="00806E2A" w:rsidP="009861E4">
      <w:pPr>
        <w:pStyle w:val="Prrafodelista"/>
        <w:spacing w:line="360" w:lineRule="auto"/>
        <w:ind w:left="0"/>
        <w:jc w:val="center"/>
      </w:pPr>
      <w:ins w:id="46" w:author="Luis Daniel Clemente Garrido" w:date="2025-02-26T13:20:00Z" w16du:dateUtc="2025-02-26T12:20:00Z">
        <w:r>
          <w:rPr>
            <w:noProof/>
          </w:rPr>
          <mc:AlternateContent>
            <mc:Choice Requires="wpi">
              <w:drawing>
                <wp:anchor distT="0" distB="0" distL="114300" distR="114300" simplePos="0" relativeHeight="251658253" behindDoc="0" locked="0" layoutInCell="1" allowOverlap="1" wp14:anchorId="00A293AE" wp14:editId="73BE04A2">
                  <wp:simplePos x="0" y="0"/>
                  <wp:positionH relativeFrom="column">
                    <wp:posOffset>2456180</wp:posOffset>
                  </wp:positionH>
                  <wp:positionV relativeFrom="paragraph">
                    <wp:posOffset>471170</wp:posOffset>
                  </wp:positionV>
                  <wp:extent cx="2581275" cy="0"/>
                  <wp:effectExtent l="95250" t="152400" r="104775" b="152400"/>
                  <wp:wrapNone/>
                  <wp:docPr id="196109861" name="Entrada de lápiz 7"/>
                  <wp:cNvGraphicFramePr/>
                  <a:graphic xmlns:a="http://schemas.openxmlformats.org/drawingml/2006/main">
                    <a:graphicData uri="http://schemas.microsoft.com/office/word/2010/wordprocessingInk">
                      <w14:contentPart bwMode="auto" r:id="rId18">
                        <w14:nvContentPartPr>
                          <w14:cNvContentPartPr/>
                        </w14:nvContentPartPr>
                        <w14:xfrm>
                          <a:off x="0" y="0"/>
                          <a:ext cx="2581275" cy="0"/>
                        </w14:xfrm>
                      </w14:contentPart>
                    </a:graphicData>
                  </a:graphic>
                </wp:anchor>
              </w:drawing>
            </mc:Choice>
            <mc:Fallback>
              <w:pict>
                <v:shapetype w14:anchorId="4AFEF1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89.15pt;margin-top:37.1pt;width:211.7pt;height:0;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">
                  <v:imagedata r:id="rId19" o:title=""/>
                </v:shape>
              </w:pict>
            </mc:Fallback>
          </mc:AlternateContent>
        </w:r>
      </w:ins>
      <w:ins w:id="47" w:author="Luis Daniel Clemente Garrido" w:date="2025-02-26T13:26:00Z" w16du:dateUtc="2025-02-26T12:26:00Z">
        <w:r w:rsidR="00F25553">
          <w:rPr>
            <w:noProof/>
          </w:rPr>
          <mc:AlternateContent>
            <mc:Choice Requires="wpi">
              <w:drawing>
                <wp:inline distT="0" distB="0" distL="114300" distR="114300" wp14:anchorId="78486E5D" wp14:editId="2275D0FF">
                  <wp:extent cx="26640" cy="49320"/>
                  <wp:effectExtent l="133350" t="133350" r="69215" b="141605"/>
                  <wp:docPr id="1200833463" name="Entrada de lápiz 14"/>
                  <wp:cNvGraphicFramePr/>
                  <a:graphic xmlns:a="http://schemas.openxmlformats.org/drawingml/2006/main">
                    <a:graphicData uri="http://schemas.microsoft.com/office/word/2010/wordprocessingInk">
                      <w14:contentPart bwMode="auto" r:id="rId20">
                        <w14:nvContentPartPr>
                          <w14:cNvContentPartPr/>
                        </w14:nvContentPartPr>
                        <w14:xfrm>
                          <a:off x="0" y="0"/>
                          <a:ext cx="26640" cy="49320"/>
                        </w14:xfrm>
                      </w14:contentPart>
                    </a:graphicData>
                  </a:graphic>
                </wp:inline>
              </w:drawing>
            </mc:Choice>
            <mc:Fallback>
              <w:pict>
                <v:shape w14:anchorId="79066D1D" id="Entrada de lápiz 14" o:spid="_x0000_i1025" type="#_x0000_t75" style="width:12pt;height:13.5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">
                  <v:imagedata r:id="rId21" o:title=""/>
                </v:shape>
              </w:pict>
            </mc:Fallback>
          </mc:AlternateContent>
        </w:r>
      </w:ins>
      <w:r w:rsidR="00F25553">
        <w:rPr>
          <w:noProof/>
        </w:rPr>
        <mc:AlternateContent>
          <mc:Choice Requires="wpg">
            <w:drawing>
              <wp:inline distT="0" distB="0" distL="0" distR="0" wp14:anchorId="4B8BE8ED" wp14:editId="34537AD9">
                <wp:extent cx="4274185" cy="2009140"/>
                <wp:effectExtent l="38100" t="19050" r="12065" b="10160"/>
                <wp:docPr id="1622565461" name="Grupo 1"/>
                <wp:cNvGraphicFramePr/>
                <a:graphic xmlns:a="http://schemas.openxmlformats.org/drawingml/2006/main">
                  <a:graphicData uri="http://schemas.microsoft.com/office/word/2010/wordprocessingGroup">
                    <wpg:wgp>
                      <wpg:cNvGrpSpPr/>
                      <wpg:grpSpPr>
                        <a:xfrm>
                          <a:off x="0" y="0"/>
                          <a:ext cx="4274185" cy="2009140"/>
                          <a:chOff x="0" y="0"/>
                          <a:chExt cx="4274185" cy="2009140"/>
                        </a:xfrm>
                      </wpg:grpSpPr>
                      <pic:pic xmlns:pic="http://schemas.openxmlformats.org/drawingml/2006/picture">
                        <pic:nvPicPr>
                          <pic:cNvPr id="101737745" name="Imagen 101737745"/>
                          <pic:cNvPicPr>
                            <a:picLocks/>
                          </pic:cNvPicPr>
                        </pic:nvPicPr>
                        <pic:blipFill>
                          <a:blip r:embed="rId22"/>
                          <a:stretch>
                            <a:fillRect/>
                          </a:stretch>
                        </pic:blipFill>
                        <pic:spPr>
                          <a:xfrm>
                            <a:off x="0" y="0"/>
                            <a:ext cx="4274185" cy="2009140"/>
                          </a:xfrm>
                          <a:prstGeom prst="rect">
                            <a:avLst/>
                          </a:prstGeom>
                          <a:ln>
                            <a:solidFill>
                              <a:schemeClr val="accent1"/>
                            </a:solidFill>
                          </a:ln>
                        </pic:spPr>
                      </pic:pic>
                      <w14:contentPart bwMode="auto" r:id="rId23">
                        <w14:nvContentPartPr>
                          <w14:cNvPr id="1484164050" name="Entrada de lápiz 1484164050"/>
                          <w14:cNvContentPartPr/>
                        </w14:nvContentPartPr>
                        <w14:xfrm>
                          <a:off x="110715" y="150541"/>
                          <a:ext cx="167553" cy="113984"/>
                        </w14:xfrm>
                      </w14:contentPart>
                    </wpg:wgp>
                  </a:graphicData>
                </a:graphic>
              </wp:inline>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mc:AlternateContent>
      </w:r>
    </w:p>
    <w:p w14:paraId="42D7E400" w14:textId="59017181" w:rsidR="002753CC" w:rsidRPr="009861E4" w:rsidRDefault="48DAB337" w:rsidP="009861E4">
      <w:pPr>
        <w:pStyle w:val="Prrafodelista"/>
        <w:spacing w:line="360" w:lineRule="auto"/>
        <w:ind w:left="0"/>
        <w:rPr>
          <w:rFonts w:ascii="Arial" w:hAnsi="Arial" w:cs="Arial"/>
        </w:rPr>
      </w:pPr>
      <w:r w:rsidRPr="6DEBA0D1">
        <w:rPr>
          <w:rFonts w:ascii="Arial" w:hAnsi="Arial" w:cs="Arial"/>
        </w:rPr>
        <w:t xml:space="preserve">Tras realizar estas acciones vamos a seleccionar que no sea visible nuestro perfil fuera de LinkedIn, opción disponible dentro de </w:t>
      </w:r>
      <w:r w:rsidRPr="6DEBA0D1">
        <w:rPr>
          <w:rFonts w:ascii="Arial" w:hAnsi="Arial" w:cs="Arial"/>
          <w:b/>
          <w:bCs/>
        </w:rPr>
        <w:t>“</w:t>
      </w:r>
      <w:r w:rsidR="0F0A0F31" w:rsidRPr="6DEBA0D1">
        <w:rPr>
          <w:rFonts w:ascii="Arial" w:hAnsi="Arial" w:cs="Arial"/>
          <w:b/>
          <w:bCs/>
        </w:rPr>
        <w:t>Vi</w:t>
      </w:r>
      <w:r w:rsidR="29C33E0E" w:rsidRPr="6DEBA0D1">
        <w:rPr>
          <w:rFonts w:ascii="Arial" w:hAnsi="Arial" w:cs="Arial"/>
          <w:b/>
          <w:bCs/>
        </w:rPr>
        <w:t>sibilidad de las visitas a páginas</w:t>
      </w:r>
      <w:r w:rsidRPr="6DEBA0D1">
        <w:rPr>
          <w:rFonts w:ascii="Arial" w:hAnsi="Arial" w:cs="Arial"/>
          <w:b/>
          <w:bCs/>
        </w:rPr>
        <w:t>”.</w:t>
      </w:r>
      <w:r w:rsidRPr="6DEBA0D1">
        <w:rPr>
          <w:rFonts w:ascii="Arial" w:hAnsi="Arial" w:cs="Arial"/>
        </w:rPr>
        <w:t xml:space="preserve"> Dentro de esta sección, modificaremos también la opción </w:t>
      </w:r>
      <w:r w:rsidRPr="6DEBA0D1">
        <w:rPr>
          <w:rFonts w:ascii="Arial" w:hAnsi="Arial" w:cs="Arial"/>
          <w:b/>
          <w:bCs/>
        </w:rPr>
        <w:t>“</w:t>
      </w:r>
      <w:r w:rsidR="2429616F" w:rsidRPr="6DEBA0D1">
        <w:rPr>
          <w:rFonts w:ascii="Arial" w:hAnsi="Arial" w:cs="Arial"/>
          <w:b/>
          <w:bCs/>
        </w:rPr>
        <w:t xml:space="preserve">Visibilidad &gt; </w:t>
      </w:r>
      <w:r w:rsidR="51B2C7B4" w:rsidRPr="6DEBA0D1">
        <w:rPr>
          <w:rFonts w:ascii="Arial" w:hAnsi="Arial" w:cs="Arial"/>
          <w:b/>
          <w:bCs/>
        </w:rPr>
        <w:t>Visibilidad de tu activi</w:t>
      </w:r>
      <w:r w:rsidR="2429616F" w:rsidRPr="6DEBA0D1">
        <w:rPr>
          <w:rFonts w:ascii="Arial" w:hAnsi="Arial" w:cs="Arial"/>
          <w:b/>
          <w:bCs/>
        </w:rPr>
        <w:t xml:space="preserve">dad en </w:t>
      </w:r>
      <w:proofErr w:type="spellStart"/>
      <w:r w:rsidR="2429616F" w:rsidRPr="6DEBA0D1">
        <w:rPr>
          <w:rFonts w:ascii="Arial" w:hAnsi="Arial" w:cs="Arial"/>
          <w:b/>
          <w:bCs/>
        </w:rPr>
        <w:t>Linkedln</w:t>
      </w:r>
      <w:proofErr w:type="spellEnd"/>
      <w:r w:rsidR="2429616F" w:rsidRPr="6DEBA0D1">
        <w:rPr>
          <w:rFonts w:ascii="Arial" w:hAnsi="Arial" w:cs="Arial"/>
          <w:b/>
          <w:bCs/>
        </w:rPr>
        <w:t xml:space="preserve"> &gt; Gestionar tu Estado</w:t>
      </w:r>
      <w:r w:rsidRPr="6DEBA0D1">
        <w:rPr>
          <w:rFonts w:ascii="Arial" w:hAnsi="Arial" w:cs="Arial"/>
          <w:b/>
          <w:bCs/>
        </w:rPr>
        <w:t>”,</w:t>
      </w:r>
      <w:r w:rsidRPr="6DEBA0D1">
        <w:rPr>
          <w:rFonts w:ascii="Arial" w:hAnsi="Arial" w:cs="Arial"/>
        </w:rPr>
        <w:t xml:space="preserve"> opción que permite a terceros ver si estás en </w:t>
      </w:r>
      <w:r w:rsidRPr="6DEBA0D1">
        <w:rPr>
          <w:rFonts w:ascii="Arial" w:hAnsi="Arial" w:cs="Arial"/>
          <w:b/>
          <w:bCs/>
        </w:rPr>
        <w:t>“línea”</w:t>
      </w:r>
      <w:r w:rsidRPr="6DEBA0D1">
        <w:rPr>
          <w:rFonts w:ascii="Arial" w:hAnsi="Arial" w:cs="Arial"/>
        </w:rPr>
        <w:t xml:space="preserve"> dentro de la aplicación. En esta opción, lo más seguro sería que nadie viera nuestro estado, no obstante, lo recomendado, al menos, es que solo sea visible por nuestros contactos.</w:t>
      </w:r>
    </w:p>
    <w:p w14:paraId="6F52B6E7" w14:textId="767FB879" w:rsidR="002753CC" w:rsidRPr="009861E4" w:rsidRDefault="00A023B9" w:rsidP="009861E4">
      <w:pPr>
        <w:pStyle w:val="Prrafodelista"/>
        <w:spacing w:line="360" w:lineRule="auto"/>
        <w:ind w:left="0"/>
        <w:jc w:val="center"/>
        <w:rPr>
          <w:rFonts w:ascii="Arial" w:hAnsi="Arial" w:cs="Arial"/>
        </w:rPr>
      </w:pPr>
      <w:r>
        <w:rPr>
          <w:rFonts w:ascii="Arial" w:hAnsi="Arial" w:cs="Arial"/>
          <w:noProof/>
          <w:lang w:eastAsia="es-ES"/>
        </w:rPr>
        <w:lastRenderedPageBreak/>
        <mc:AlternateContent>
          <mc:Choice Requires="wpi">
            <w:drawing>
              <wp:anchor distT="0" distB="0" distL="114300" distR="114300" simplePos="0" relativeHeight="251658254" behindDoc="0" locked="0" layoutInCell="1" allowOverlap="1" wp14:anchorId="1C180DA0" wp14:editId="7E6D7DBC">
                <wp:simplePos x="0" y="0"/>
                <wp:positionH relativeFrom="column">
                  <wp:posOffset>337185</wp:posOffset>
                </wp:positionH>
                <wp:positionV relativeFrom="paragraph">
                  <wp:posOffset>203835</wp:posOffset>
                </wp:positionV>
                <wp:extent cx="96120" cy="88560"/>
                <wp:effectExtent l="133350" t="133350" r="56515" b="140335"/>
                <wp:wrapNone/>
                <wp:docPr id="1084012531" name="Entrada de lápiz 5"/>
                <wp:cNvGraphicFramePr/>
                <a:graphic xmlns:a="http://schemas.openxmlformats.org/drawingml/2006/main">
                  <a:graphicData uri="http://schemas.microsoft.com/office/word/2010/wordprocessingInk">
                    <w14:contentPart bwMode="auto" r:id="rId24">
                      <w14:nvContentPartPr>
                        <w14:cNvContentPartPr/>
                      </w14:nvContentPartPr>
                      <w14:xfrm>
                        <a:off x="0" y="0"/>
                        <a:ext cx="96120" cy="88560"/>
                      </w14:xfrm>
                    </w14:contentPart>
                  </a:graphicData>
                </a:graphic>
              </wp:anchor>
            </w:drawing>
          </mc:Choice>
          <mc:Fallback>
            <w:pict>
              <v:shapetype w14:anchorId="4C499D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21.6pt;margin-top:11.1pt;width:17.45pt;height:16.8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">
                <v:imagedata r:id="rId25" o:title=""/>
              </v:shape>
            </w:pict>
          </mc:Fallback>
        </mc:AlternateContent>
      </w:r>
      <w:r w:rsidR="002753CC" w:rsidRPr="009861E4">
        <w:rPr>
          <w:rFonts w:ascii="Arial" w:hAnsi="Arial" w:cs="Arial"/>
          <w:noProof/>
          <w:lang w:eastAsia="es-ES"/>
        </w:rPr>
        <w:drawing>
          <wp:inline distT="0" distB="0" distL="0" distR="0" wp14:anchorId="0061D039" wp14:editId="0231A834">
            <wp:extent cx="5358130" cy="2552688"/>
            <wp:effectExtent l="19050" t="19050" r="13970" b="19685"/>
            <wp:docPr id="1545444808"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5444808" name="Imagen 15"/>
                    <pic:cNvPicPr/>
                  </pic:nvPicPr>
                  <pic:blipFill rotWithShape="1">
                    <a:blip r:embed="rId26"/>
                    <a:srcRect t="245" b="-882"/>
                    <a:stretch/>
                  </pic:blipFill>
                  <pic:spPr bwMode="auto">
                    <a:xfrm>
                      <a:off x="0" y="0"/>
                      <a:ext cx="5358130" cy="2552688"/>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3FB321" w14:textId="77777777" w:rsidR="002753CC" w:rsidRPr="009861E4" w:rsidRDefault="002753CC" w:rsidP="009861E4">
      <w:pPr>
        <w:pStyle w:val="Prrafodelista"/>
        <w:spacing w:line="360" w:lineRule="auto"/>
        <w:ind w:left="0"/>
        <w:jc w:val="center"/>
        <w:rPr>
          <w:rFonts w:ascii="Arial" w:hAnsi="Arial" w:cs="Arial"/>
        </w:rPr>
      </w:pPr>
      <w:r w:rsidRPr="009861E4">
        <w:rPr>
          <w:rFonts w:ascii="Arial" w:hAnsi="Arial" w:cs="Arial"/>
          <w:noProof/>
          <w:lang w:eastAsia="es-ES"/>
        </w:rPr>
        <w:drawing>
          <wp:inline distT="0" distB="0" distL="0" distR="0" wp14:anchorId="494DD5ED" wp14:editId="63FC00A3">
            <wp:extent cx="5347335" cy="2619375"/>
            <wp:effectExtent l="19050" t="19050" r="24765" b="28575"/>
            <wp:docPr id="1125669235"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5669235" name="Imagen 16"/>
                    <pic:cNvPicPr/>
                  </pic:nvPicPr>
                  <pic:blipFill rotWithShape="1">
                    <a:blip r:embed="rId27"/>
                    <a:srcRect t="-245" b="-1012"/>
                    <a:stretch/>
                  </pic:blipFill>
                  <pic:spPr bwMode="auto">
                    <a:xfrm>
                      <a:off x="0" y="0"/>
                      <a:ext cx="5349600" cy="2620485"/>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C7D287" w14:textId="5368AC1C" w:rsidR="002753CC" w:rsidRPr="009861E4" w:rsidRDefault="48DAB337" w:rsidP="009861E4">
      <w:pPr>
        <w:spacing w:line="360" w:lineRule="auto"/>
        <w:rPr>
          <w:rFonts w:ascii="Arial" w:hAnsi="Arial" w:cs="Arial"/>
        </w:rPr>
      </w:pPr>
      <w:r w:rsidRPr="6DEBA0D1">
        <w:rPr>
          <w:rFonts w:ascii="Arial" w:hAnsi="Arial" w:cs="Arial"/>
        </w:rPr>
        <w:t>Posteriormente, en la sección “</w:t>
      </w:r>
      <w:r w:rsidR="1FD1D400" w:rsidRPr="6DEBA0D1">
        <w:rPr>
          <w:rFonts w:ascii="Arial" w:hAnsi="Arial" w:cs="Arial"/>
        </w:rPr>
        <w:t>Visibilidad</w:t>
      </w:r>
      <w:r w:rsidR="1CE0B331" w:rsidRPr="6DEBA0D1">
        <w:rPr>
          <w:rFonts w:ascii="Arial" w:hAnsi="Arial" w:cs="Arial"/>
        </w:rPr>
        <w:t xml:space="preserve"> &gt; </w:t>
      </w:r>
      <w:r w:rsidR="1FD1D400" w:rsidRPr="6DEBA0D1">
        <w:rPr>
          <w:rFonts w:ascii="Arial" w:hAnsi="Arial" w:cs="Arial"/>
          <w:b/>
          <w:bCs/>
        </w:rPr>
        <w:t>Visibilidad de tu perfil y tu red &gt; Descubrimiento</w:t>
      </w:r>
      <w:r w:rsidR="06214BA9" w:rsidRPr="6DEBA0D1">
        <w:rPr>
          <w:rFonts w:ascii="Arial" w:hAnsi="Arial" w:cs="Arial"/>
          <w:b/>
          <w:bCs/>
        </w:rPr>
        <w:t xml:space="preserve"> de perfiles mediante la dirección de email y Descubrimiento de perfiles mediante el número de teléfono</w:t>
      </w:r>
      <w:r w:rsidRPr="6DEBA0D1">
        <w:rPr>
          <w:rFonts w:ascii="Arial" w:hAnsi="Arial" w:cs="Arial"/>
        </w:rPr>
        <w:t>”, debemos configurar quién nos puede encontrar mediante email o número de teléfono, para establecer que “</w:t>
      </w:r>
      <w:r w:rsidRPr="6DEBA0D1">
        <w:rPr>
          <w:rFonts w:ascii="Arial" w:hAnsi="Arial" w:cs="Arial"/>
          <w:b/>
          <w:bCs/>
        </w:rPr>
        <w:t>Nadie</w:t>
      </w:r>
      <w:r w:rsidRPr="6DEBA0D1">
        <w:rPr>
          <w:rFonts w:ascii="Arial" w:hAnsi="Arial" w:cs="Arial"/>
        </w:rPr>
        <w:t>” nos pueda encontrar mediante estos datos personal, ya que, de lo contrario, cualquier persona que haya accedido a esos datos personales podrá saber nuestra identidad en la plataforma.</w:t>
      </w:r>
    </w:p>
    <w:p w14:paraId="05E46135" w14:textId="783F9B50" w:rsidR="002753CC" w:rsidRPr="009861E4" w:rsidRDefault="006525EE" w:rsidP="009861E4">
      <w:pPr>
        <w:spacing w:line="360" w:lineRule="auto"/>
        <w:jc w:val="center"/>
        <w:rPr>
          <w:rFonts w:ascii="Arial" w:hAnsi="Arial" w:cs="Arial"/>
        </w:rPr>
      </w:pPr>
      <w:ins w:id="48" w:author="Luis Daniel Clemente Garrido" w:date="2025-02-26T13:58:00Z" w16du:dateUtc="2025-02-26T12:58:00Z">
        <w:r>
          <w:rPr>
            <w:rFonts w:ascii="Arial" w:hAnsi="Arial" w:cs="Arial"/>
            <w:noProof/>
            <w:lang w:eastAsia="es-ES"/>
          </w:rPr>
          <w:lastRenderedPageBreak/>
          <mc:AlternateContent>
            <mc:Choice Requires="wpi">
              <w:drawing>
                <wp:anchor distT="0" distB="0" distL="114300" distR="114300" simplePos="0" relativeHeight="251658247" behindDoc="0" locked="0" layoutInCell="1" allowOverlap="1" wp14:anchorId="3B36405A" wp14:editId="2D54D229">
                  <wp:simplePos x="0" y="0"/>
                  <wp:positionH relativeFrom="column">
                    <wp:posOffset>1058270</wp:posOffset>
                  </wp:positionH>
                  <wp:positionV relativeFrom="paragraph">
                    <wp:posOffset>176945</wp:posOffset>
                  </wp:positionV>
                  <wp:extent cx="61920" cy="75600"/>
                  <wp:effectExtent l="133350" t="133350" r="71755" b="133985"/>
                  <wp:wrapNone/>
                  <wp:docPr id="1011233891" name="Entrada de lápiz 30"/>
                  <wp:cNvGraphicFramePr/>
                  <a:graphic xmlns:a="http://schemas.openxmlformats.org/drawingml/2006/main">
                    <a:graphicData uri="http://schemas.microsoft.com/office/word/2010/wordprocessingInk">
                      <w14:contentPart bwMode="auto" r:id="rId28">
                        <w14:nvContentPartPr>
                          <w14:cNvContentPartPr/>
                        </w14:nvContentPartPr>
                        <w14:xfrm>
                          <a:off x="0" y="0"/>
                          <a:ext cx="61920" cy="7560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30" style="position:absolute;margin-left:78.4pt;margin-top:9pt;width:14.8pt;height:15.85pt;z-index:2516817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" w14:anchorId="000D61CD">
                  <v:imagedata o:title="" r:id="rId38"/>
                </v:shape>
              </w:pict>
            </mc:Fallback>
          </mc:AlternateContent>
        </w:r>
      </w:ins>
      <w:ins w:id="49" w:author="Luis Daniel Clemente Garrido" w:date="2025-02-26T13:51:00Z" w16du:dateUtc="2025-02-26T12:51:00Z">
        <w:r w:rsidR="00185BCF">
          <w:rPr>
            <w:rFonts w:ascii="Arial" w:hAnsi="Arial" w:cs="Arial"/>
            <w:noProof/>
            <w:lang w:eastAsia="es-ES"/>
          </w:rPr>
          <mc:AlternateContent>
            <mc:Choice Requires="wpi">
              <w:drawing>
                <wp:anchor distT="0" distB="0" distL="114300" distR="114300" simplePos="0" relativeHeight="251658241" behindDoc="0" locked="0" layoutInCell="1" allowOverlap="1" wp14:anchorId="5320824D" wp14:editId="4C61ECF6">
                  <wp:simplePos x="0" y="0"/>
                  <wp:positionH relativeFrom="column">
                    <wp:posOffset>2376230</wp:posOffset>
                  </wp:positionH>
                  <wp:positionV relativeFrom="paragraph">
                    <wp:posOffset>3652025</wp:posOffset>
                  </wp:positionV>
                  <wp:extent cx="2324520" cy="360"/>
                  <wp:effectExtent l="95250" t="152400" r="95250" b="152400"/>
                  <wp:wrapNone/>
                  <wp:docPr id="1253548584" name="Entrada de lápiz 18"/>
                  <wp:cNvGraphicFramePr/>
                  <a:graphic xmlns:a="http://schemas.openxmlformats.org/drawingml/2006/main">
                    <a:graphicData uri="http://schemas.microsoft.com/office/word/2010/wordprocessingInk">
                      <w14:contentPart bwMode="auto" r:id="rId39">
                        <w14:nvContentPartPr>
                          <w14:cNvContentPartPr/>
                        </w14:nvContentPartPr>
                        <w14:xfrm>
                          <a:off x="0" y="0"/>
                          <a:ext cx="2324520" cy="36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18" style="position:absolute;margin-left:182.85pt;margin-top:279.05pt;width:191.55pt;height:17.05pt;z-index:25167155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" w14:anchorId="68AE0D16">
                  <v:imagedata o:title="" r:id="rId40"/>
                </v:shape>
              </w:pict>
            </mc:Fallback>
          </mc:AlternateContent>
        </w:r>
        <w:r w:rsidR="00185BCF">
          <w:rPr>
            <w:rFonts w:ascii="Arial" w:hAnsi="Arial" w:cs="Arial"/>
            <w:noProof/>
            <w:lang w:eastAsia="es-ES"/>
          </w:rPr>
          <mc:AlternateContent>
            <mc:Choice Requires="wpi">
              <w:drawing>
                <wp:anchor distT="0" distB="0" distL="114300" distR="114300" simplePos="0" relativeHeight="251658240" behindDoc="0" locked="0" layoutInCell="1" allowOverlap="1" wp14:anchorId="034D1CE6" wp14:editId="63CC8470">
                  <wp:simplePos x="0" y="0"/>
                  <wp:positionH relativeFrom="column">
                    <wp:posOffset>2414390</wp:posOffset>
                  </wp:positionH>
                  <wp:positionV relativeFrom="paragraph">
                    <wp:posOffset>3338105</wp:posOffset>
                  </wp:positionV>
                  <wp:extent cx="2286360" cy="360"/>
                  <wp:effectExtent l="95250" t="152400" r="95250" b="152400"/>
                  <wp:wrapNone/>
                  <wp:docPr id="1880298534" name="Entrada de lápiz 16"/>
                  <wp:cNvGraphicFramePr/>
                  <a:graphic xmlns:a="http://schemas.openxmlformats.org/drawingml/2006/main">
                    <a:graphicData uri="http://schemas.microsoft.com/office/word/2010/wordprocessingInk">
                      <w14:contentPart bwMode="auto" r:id="rId41">
                        <w14:nvContentPartPr>
                          <w14:cNvContentPartPr/>
                        </w14:nvContentPartPr>
                        <w14:xfrm>
                          <a:off x="0" y="0"/>
                          <a:ext cx="2286360" cy="36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16" style="position:absolute;margin-left:185.85pt;margin-top:254.35pt;width:188.55pt;height:17.05pt;z-index:2516695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" w14:anchorId="6A65C91F">
                  <v:imagedata o:title="" r:id="rId42"/>
                </v:shape>
              </w:pict>
            </mc:Fallback>
          </mc:AlternateContent>
        </w:r>
      </w:ins>
      <w:r w:rsidR="002753CC" w:rsidRPr="009861E4">
        <w:rPr>
          <w:rFonts w:ascii="Arial" w:hAnsi="Arial" w:cs="Arial"/>
          <w:noProof/>
          <w:lang w:eastAsia="es-ES"/>
        </w:rPr>
        <w:drawing>
          <wp:inline distT="0" distB="0" distL="0" distR="0" wp14:anchorId="1686AA8A" wp14:editId="3801AC2E">
            <wp:extent cx="3932007" cy="3762375"/>
            <wp:effectExtent l="19050" t="19050" r="11430" b="9525"/>
            <wp:docPr id="1170331597"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331597" name="Imagen 17"/>
                    <pic:cNvPicPr/>
                  </pic:nvPicPr>
                  <pic:blipFill>
                    <a:blip r:embed="rId43"/>
                    <a:stretch>
                      <a:fillRect/>
                    </a:stretch>
                  </pic:blipFill>
                  <pic:spPr>
                    <a:xfrm>
                      <a:off x="0" y="0"/>
                      <a:ext cx="3939702" cy="3769738"/>
                    </a:xfrm>
                    <a:prstGeom prst="rect">
                      <a:avLst/>
                    </a:prstGeom>
                    <a:ln>
                      <a:solidFill>
                        <a:schemeClr val="accent1"/>
                      </a:solidFill>
                    </a:ln>
                  </pic:spPr>
                </pic:pic>
              </a:graphicData>
            </a:graphic>
          </wp:inline>
        </w:drawing>
      </w:r>
    </w:p>
    <w:p w14:paraId="2571F1C4" w14:textId="46E02FD6" w:rsidR="002753CC" w:rsidRPr="009861E4" w:rsidRDefault="48DAB337" w:rsidP="009861E4">
      <w:pPr>
        <w:spacing w:line="360" w:lineRule="auto"/>
        <w:rPr>
          <w:rFonts w:ascii="Arial" w:hAnsi="Arial" w:cs="Arial"/>
        </w:rPr>
      </w:pPr>
      <w:r w:rsidRPr="6DEBA0D1">
        <w:rPr>
          <w:rFonts w:ascii="Arial" w:hAnsi="Arial" w:cs="Arial"/>
        </w:rPr>
        <w:t xml:space="preserve">Una vez configurada la privacidad, vamos a </w:t>
      </w:r>
      <w:proofErr w:type="gramStart"/>
      <w:r w:rsidRPr="6DEBA0D1">
        <w:rPr>
          <w:rFonts w:ascii="Arial" w:hAnsi="Arial" w:cs="Arial"/>
        </w:rPr>
        <w:t xml:space="preserve">proceder a </w:t>
      </w:r>
      <w:r w:rsidRPr="6DEBA0D1">
        <w:rPr>
          <w:rFonts w:ascii="Arial" w:hAnsi="Arial" w:cs="Arial"/>
          <w:b/>
          <w:bCs/>
        </w:rPr>
        <w:t>modificar</w:t>
      </w:r>
      <w:proofErr w:type="gramEnd"/>
      <w:r w:rsidRPr="6DEBA0D1">
        <w:rPr>
          <w:rFonts w:ascii="Arial" w:hAnsi="Arial" w:cs="Arial"/>
          <w:b/>
          <w:bCs/>
        </w:rPr>
        <w:t xml:space="preserve"> la seguridad en la plataforma</w:t>
      </w:r>
      <w:r w:rsidRPr="6DEBA0D1">
        <w:rPr>
          <w:rFonts w:ascii="Arial" w:hAnsi="Arial" w:cs="Arial"/>
        </w:rPr>
        <w:t>, para lo cual, accederemos a “</w:t>
      </w:r>
      <w:r w:rsidR="515F7978" w:rsidRPr="6DEBA0D1">
        <w:rPr>
          <w:rFonts w:ascii="Arial" w:hAnsi="Arial" w:cs="Arial"/>
          <w:b/>
          <w:bCs/>
        </w:rPr>
        <w:t>Inicio de sesión y seguridad</w:t>
      </w:r>
      <w:r w:rsidRPr="6DEBA0D1">
        <w:rPr>
          <w:rFonts w:ascii="Arial" w:hAnsi="Arial" w:cs="Arial"/>
        </w:rPr>
        <w:t xml:space="preserve">”, y posteriormente a </w:t>
      </w:r>
      <w:r w:rsidRPr="6DEBA0D1">
        <w:rPr>
          <w:rFonts w:ascii="Arial" w:hAnsi="Arial" w:cs="Arial"/>
          <w:b/>
          <w:bCs/>
        </w:rPr>
        <w:t>“</w:t>
      </w:r>
      <w:r w:rsidR="6CAC179B" w:rsidRPr="6DEBA0D1">
        <w:rPr>
          <w:rFonts w:ascii="Arial" w:hAnsi="Arial" w:cs="Arial"/>
          <w:b/>
          <w:bCs/>
        </w:rPr>
        <w:t>Dónde tienes activa tu sesión</w:t>
      </w:r>
      <w:r w:rsidRPr="6DEBA0D1">
        <w:rPr>
          <w:rFonts w:ascii="Arial" w:hAnsi="Arial" w:cs="Arial"/>
          <w:b/>
          <w:bCs/>
        </w:rPr>
        <w:t>”</w:t>
      </w:r>
      <w:r w:rsidRPr="6DEBA0D1">
        <w:rPr>
          <w:rFonts w:ascii="Arial" w:hAnsi="Arial" w:cs="Arial"/>
        </w:rPr>
        <w:t xml:space="preserve">. En esta sección podremos cerrar las sesiones que tengamos abiertas con anterioridad (“Dónde has iniciado sesión”), debemos cerciorarnos </w:t>
      </w:r>
      <w:r w:rsidR="090AFB0C" w:rsidRPr="6DEBA0D1">
        <w:rPr>
          <w:rFonts w:ascii="Arial" w:hAnsi="Arial" w:cs="Arial"/>
        </w:rPr>
        <w:t>de que</w:t>
      </w:r>
      <w:r w:rsidRPr="6DEBA0D1">
        <w:rPr>
          <w:rFonts w:ascii="Arial" w:hAnsi="Arial" w:cs="Arial"/>
        </w:rPr>
        <w:t xml:space="preserve"> no haya dispositivos que recuerden nuestra contraseña, y podremos activar la “verificación en dos pasos”.</w:t>
      </w:r>
    </w:p>
    <w:p w14:paraId="1F54B8EF" w14:textId="046D5D66" w:rsidR="002753CC" w:rsidRPr="009861E4" w:rsidRDefault="00C06E38" w:rsidP="009861E4">
      <w:pPr>
        <w:spacing w:line="360" w:lineRule="auto"/>
        <w:jc w:val="center"/>
        <w:rPr>
          <w:rFonts w:ascii="Arial" w:hAnsi="Arial" w:cs="Arial"/>
        </w:rPr>
      </w:pPr>
      <w:ins w:id="50" w:author="Luis Daniel Clemente Garrido" w:date="2025-02-26T13:58:00Z" w16du:dateUtc="2025-02-26T12:58:00Z">
        <w:r>
          <w:rPr>
            <w:rFonts w:ascii="Arial" w:hAnsi="Arial" w:cs="Arial"/>
            <w:noProof/>
            <w:lang w:eastAsia="es-ES"/>
          </w:rPr>
          <w:lastRenderedPageBreak/>
          <mc:AlternateContent>
            <mc:Choice Requires="wpi">
              <w:drawing>
                <wp:anchor distT="0" distB="0" distL="114300" distR="114300" simplePos="0" relativeHeight="251658249" behindDoc="0" locked="0" layoutInCell="1" allowOverlap="1" wp14:anchorId="4193F10E" wp14:editId="534B16A7">
                  <wp:simplePos x="0" y="0"/>
                  <wp:positionH relativeFrom="column">
                    <wp:posOffset>2223590</wp:posOffset>
                  </wp:positionH>
                  <wp:positionV relativeFrom="paragraph">
                    <wp:posOffset>2224890</wp:posOffset>
                  </wp:positionV>
                  <wp:extent cx="3209925" cy="635"/>
                  <wp:effectExtent l="95250" t="152400" r="104775" b="151765"/>
                  <wp:wrapNone/>
                  <wp:docPr id="1656535266" name="Entrada de lápiz 34"/>
                  <wp:cNvGraphicFramePr/>
                  <a:graphic xmlns:a="http://schemas.openxmlformats.org/drawingml/2006/main">
                    <a:graphicData uri="http://schemas.microsoft.com/office/word/2010/wordprocessingInk">
                      <w14:contentPart bwMode="auto" r:id="rId44">
                        <w14:nvContentPartPr>
                          <w14:cNvContentPartPr/>
                        </w14:nvContentPartPr>
                        <w14:xfrm>
                          <a:off x="0" y="0"/>
                          <a:ext cx="3209925" cy="635"/>
                        </w14:xfrm>
                      </w14:contentPart>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34" style="position:absolute;margin-left:170.85pt;margin-top:160.2pt;width:261.2pt;height:3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" w14:anchorId="6EB32EC8">
                  <v:imagedata o:title="" r:id="rId45"/>
                </v:shape>
              </w:pict>
            </mc:Fallback>
          </mc:AlternateContent>
        </w:r>
        <w:r>
          <w:rPr>
            <w:rFonts w:ascii="Arial" w:hAnsi="Arial" w:cs="Arial"/>
            <w:noProof/>
            <w:lang w:eastAsia="es-ES"/>
          </w:rPr>
          <mc:AlternateContent>
            <mc:Choice Requires="wpi">
              <w:drawing>
                <wp:anchor distT="0" distB="0" distL="114300" distR="114300" simplePos="0" relativeHeight="251658248" behindDoc="0" locked="0" layoutInCell="1" allowOverlap="1" wp14:anchorId="3A9C71D3" wp14:editId="37CD153E">
                  <wp:simplePos x="0" y="0"/>
                  <wp:positionH relativeFrom="column">
                    <wp:posOffset>2232950</wp:posOffset>
                  </wp:positionH>
                  <wp:positionV relativeFrom="paragraph">
                    <wp:posOffset>2548890</wp:posOffset>
                  </wp:positionV>
                  <wp:extent cx="3153600" cy="9720"/>
                  <wp:effectExtent l="95250" t="152400" r="104140" b="161925"/>
                  <wp:wrapNone/>
                  <wp:docPr id="624324071" name="Entrada de lápiz 32"/>
                  <wp:cNvGraphicFramePr/>
                  <a:graphic xmlns:a="http://schemas.openxmlformats.org/drawingml/2006/main">
                    <a:graphicData uri="http://schemas.microsoft.com/office/word/2010/wordprocessingInk">
                      <w14:contentPart bwMode="auto" r:id="rId46">
                        <w14:nvContentPartPr>
                          <w14:cNvContentPartPr/>
                        </w14:nvContentPartPr>
                        <w14:xfrm>
                          <a:off x="0" y="0"/>
                          <a:ext cx="3153600" cy="972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32" style="position:absolute;margin-left:171.55pt;margin-top:192.2pt;width:256.8pt;height:17.75pt;z-index:2516838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" w14:anchorId="654F69D1">
                  <v:imagedata o:title="" r:id="rId47"/>
                </v:shape>
              </w:pict>
            </mc:Fallback>
          </mc:AlternateContent>
        </w:r>
      </w:ins>
      <w:ins w:id="51" w:author="Luis Daniel Clemente Garrido" w:date="2025-02-26T13:57:00Z" w16du:dateUtc="2025-02-26T12:57:00Z">
        <w:r w:rsidR="006525EE">
          <w:rPr>
            <w:rFonts w:ascii="Arial" w:hAnsi="Arial" w:cs="Arial"/>
            <w:noProof/>
            <w:lang w:eastAsia="es-ES"/>
          </w:rPr>
          <mc:AlternateContent>
            <mc:Choice Requires="wpi">
              <w:drawing>
                <wp:anchor distT="0" distB="0" distL="114300" distR="114300" simplePos="0" relativeHeight="251658246" behindDoc="0" locked="0" layoutInCell="1" allowOverlap="1" wp14:anchorId="03F01917" wp14:editId="26C4DDA7">
                  <wp:simplePos x="0" y="0"/>
                  <wp:positionH relativeFrom="column">
                    <wp:posOffset>2252345</wp:posOffset>
                  </wp:positionH>
                  <wp:positionV relativeFrom="paragraph">
                    <wp:posOffset>1891030</wp:posOffset>
                  </wp:positionV>
                  <wp:extent cx="3171825" cy="635"/>
                  <wp:effectExtent l="95250" t="152400" r="104775" b="151765"/>
                  <wp:wrapNone/>
                  <wp:docPr id="185471121" name="Entrada de lápiz 29"/>
                  <wp:cNvGraphicFramePr/>
                  <a:graphic xmlns:a="http://schemas.openxmlformats.org/drawingml/2006/main">
                    <a:graphicData uri="http://schemas.microsoft.com/office/word/2010/wordprocessingInk">
                      <w14:contentPart bwMode="auto" r:id="rId48">
                        <w14:nvContentPartPr>
                          <w14:cNvContentPartPr/>
                        </w14:nvContentPartPr>
                        <w14:xfrm>
                          <a:off x="0" y="0"/>
                          <a:ext cx="3171825" cy="635"/>
                        </w14:xfrm>
                      </w14:contentPart>
                    </a:graphicData>
                  </a:graphic>
                  <wp14:sizeRelH relativeFrom="margin">
                    <wp14:pctWidth>0</wp14:pctWidth>
                  </wp14:sizeRelH>
                  <wp14:sizeRelV relativeFrom="margin">
                    <wp14:pctHeight>0</wp14:pctHeight>
                  </wp14:sizeRelV>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29" style="position:absolute;margin-left:173.1pt;margin-top:133.9pt;width:258.25pt;height:3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" w14:anchorId="4153475C">
                  <v:imagedata o:title="" r:id="rId49"/>
                </v:shape>
              </w:pict>
            </mc:Fallback>
          </mc:AlternateContent>
        </w:r>
        <w:r w:rsidR="006525EE">
          <w:rPr>
            <w:rFonts w:ascii="Arial" w:hAnsi="Arial" w:cs="Arial"/>
            <w:noProof/>
            <w:lang w:eastAsia="es-ES"/>
          </w:rPr>
          <mc:AlternateContent>
            <mc:Choice Requires="wpi">
              <w:drawing>
                <wp:anchor distT="0" distB="0" distL="114300" distR="114300" simplePos="0" relativeHeight="251658245" behindDoc="0" locked="0" layoutInCell="1" allowOverlap="1" wp14:anchorId="48D73B03" wp14:editId="697808B0">
                  <wp:simplePos x="0" y="0"/>
                  <wp:positionH relativeFrom="column">
                    <wp:posOffset>3852590</wp:posOffset>
                  </wp:positionH>
                  <wp:positionV relativeFrom="paragraph">
                    <wp:posOffset>386010</wp:posOffset>
                  </wp:positionV>
                  <wp:extent cx="1009800" cy="230760"/>
                  <wp:effectExtent l="133350" t="133350" r="76200" b="131445"/>
                  <wp:wrapNone/>
                  <wp:docPr id="1510206068" name="Entrada de lápiz 27"/>
                  <wp:cNvGraphicFramePr/>
                  <a:graphic xmlns:a="http://schemas.openxmlformats.org/drawingml/2006/main">
                    <a:graphicData uri="http://schemas.microsoft.com/office/word/2010/wordprocessingInk">
                      <w14:contentPart bwMode="auto" r:id="rId50">
                        <w14:nvContentPartPr>
                          <w14:cNvContentPartPr/>
                        </w14:nvContentPartPr>
                        <w14:xfrm>
                          <a:off x="0" y="0"/>
                          <a:ext cx="1009800" cy="23076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27" style="position:absolute;margin-left:298.4pt;margin-top:25.45pt;width:89.4pt;height:28.05pt;z-index:25167872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" w14:anchorId="6E2E155B">
                  <v:imagedata o:title="" r:id="rId51"/>
                </v:shape>
              </w:pict>
            </mc:Fallback>
          </mc:AlternateContent>
        </w:r>
        <w:r w:rsidR="006525EE">
          <w:rPr>
            <w:rFonts w:ascii="Arial" w:hAnsi="Arial" w:cs="Arial"/>
            <w:noProof/>
            <w:lang w:eastAsia="es-ES"/>
          </w:rPr>
          <mc:AlternateContent>
            <mc:Choice Requires="wpi">
              <w:drawing>
                <wp:anchor distT="0" distB="0" distL="114300" distR="114300" simplePos="0" relativeHeight="251658244" behindDoc="0" locked="0" layoutInCell="1" allowOverlap="1" wp14:anchorId="56637C4A" wp14:editId="3CF22A8B">
                  <wp:simplePos x="0" y="0"/>
                  <wp:positionH relativeFrom="column">
                    <wp:posOffset>3795350</wp:posOffset>
                  </wp:positionH>
                  <wp:positionV relativeFrom="paragraph">
                    <wp:posOffset>958050</wp:posOffset>
                  </wp:positionV>
                  <wp:extent cx="799560" cy="99360"/>
                  <wp:effectExtent l="133350" t="133350" r="133985" b="129540"/>
                  <wp:wrapNone/>
                  <wp:docPr id="338426245" name="Entrada de lápiz 25"/>
                  <wp:cNvGraphicFramePr/>
                  <a:graphic xmlns:a="http://schemas.openxmlformats.org/drawingml/2006/main">
                    <a:graphicData uri="http://schemas.microsoft.com/office/word/2010/wordprocessingInk">
                      <w14:contentPart bwMode="auto" r:id="rId52">
                        <w14:nvContentPartPr>
                          <w14:cNvContentPartPr/>
                        </w14:nvContentPartPr>
                        <w14:xfrm>
                          <a:off x="0" y="0"/>
                          <a:ext cx="799560" cy="9936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25" style="position:absolute;margin-left:293.9pt;margin-top:70.5pt;width:72.85pt;height:17.7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" w14:anchorId="46F21F95">
                  <v:imagedata o:title="" r:id="rId53"/>
                </v:shape>
              </w:pict>
            </mc:Fallback>
          </mc:AlternateContent>
        </w:r>
        <w:r w:rsidR="006525EE">
          <w:rPr>
            <w:rFonts w:ascii="Arial" w:hAnsi="Arial" w:cs="Arial"/>
            <w:noProof/>
            <w:lang w:eastAsia="es-ES"/>
          </w:rPr>
          <mc:AlternateContent>
            <mc:Choice Requires="wpi">
              <w:drawing>
                <wp:anchor distT="0" distB="0" distL="114300" distR="114300" simplePos="0" relativeHeight="251658243" behindDoc="0" locked="0" layoutInCell="1" allowOverlap="1" wp14:anchorId="77378F6D" wp14:editId="3156F1D6">
                  <wp:simplePos x="0" y="0"/>
                  <wp:positionH relativeFrom="column">
                    <wp:posOffset>3966710</wp:posOffset>
                  </wp:positionH>
                  <wp:positionV relativeFrom="paragraph">
                    <wp:posOffset>595170</wp:posOffset>
                  </wp:positionV>
                  <wp:extent cx="1108080" cy="30240"/>
                  <wp:effectExtent l="133350" t="133350" r="73025" b="141605"/>
                  <wp:wrapNone/>
                  <wp:docPr id="86889797" name="Entrada de lápiz 24"/>
                  <wp:cNvGraphicFramePr/>
                  <a:graphic xmlns:a="http://schemas.openxmlformats.org/drawingml/2006/main">
                    <a:graphicData uri="http://schemas.microsoft.com/office/word/2010/wordprocessingInk">
                      <w14:contentPart bwMode="auto" r:id="rId54">
                        <w14:nvContentPartPr>
                          <w14:cNvContentPartPr/>
                        </w14:nvContentPartPr>
                        <w14:xfrm>
                          <a:off x="0" y="0"/>
                          <a:ext cx="1108080" cy="3024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24" style="position:absolute;margin-left:307.4pt;margin-top:41.9pt;width:97.15pt;height:12.3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" w14:anchorId="3B16B2FC">
                  <v:imagedata o:title="" r:id="rId55"/>
                </v:shape>
              </w:pict>
            </mc:Fallback>
          </mc:AlternateContent>
        </w:r>
        <w:r w:rsidR="006525EE">
          <w:rPr>
            <w:rFonts w:ascii="Arial" w:hAnsi="Arial" w:cs="Arial"/>
            <w:noProof/>
            <w:lang w:eastAsia="es-ES"/>
          </w:rPr>
          <mc:AlternateContent>
            <mc:Choice Requires="wpi">
              <w:drawing>
                <wp:anchor distT="0" distB="0" distL="114300" distR="114300" simplePos="0" relativeHeight="251658242" behindDoc="0" locked="0" layoutInCell="1" allowOverlap="1" wp14:anchorId="27E5C78F" wp14:editId="6F886253">
                  <wp:simplePos x="0" y="0"/>
                  <wp:positionH relativeFrom="column">
                    <wp:posOffset>340995</wp:posOffset>
                  </wp:positionH>
                  <wp:positionV relativeFrom="paragraph">
                    <wp:posOffset>186690</wp:posOffset>
                  </wp:positionV>
                  <wp:extent cx="158760" cy="124560"/>
                  <wp:effectExtent l="133350" t="133350" r="31750" b="142240"/>
                  <wp:wrapNone/>
                  <wp:docPr id="1162646743" name="Entrada de lápiz 23"/>
                  <wp:cNvGraphicFramePr/>
                  <a:graphic xmlns:a="http://schemas.openxmlformats.org/drawingml/2006/main">
                    <a:graphicData uri="http://schemas.microsoft.com/office/word/2010/wordprocessingInk">
                      <w14:contentPart bwMode="auto" r:id="rId56">
                        <w14:nvContentPartPr>
                          <w14:cNvContentPartPr/>
                        </w14:nvContentPartPr>
                        <w14:xfrm>
                          <a:off x="0" y="0"/>
                          <a:ext cx="158760" cy="12456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23" style="position:absolute;margin-left:21.9pt;margin-top:9.75pt;width:22.4pt;height:19.7pt;z-index:2516746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" w14:anchorId="2103369A">
                  <v:imagedata o:title="" r:id="rId57"/>
                </v:shape>
              </w:pict>
            </mc:Fallback>
          </mc:AlternateContent>
        </w:r>
      </w:ins>
      <w:r w:rsidR="002753CC" w:rsidRPr="009861E4">
        <w:rPr>
          <w:rFonts w:ascii="Arial" w:hAnsi="Arial" w:cs="Arial"/>
          <w:noProof/>
          <w:lang w:eastAsia="es-ES"/>
        </w:rPr>
        <w:drawing>
          <wp:inline distT="0" distB="0" distL="0" distR="0" wp14:anchorId="5BC56AE5" wp14:editId="60519AA2">
            <wp:extent cx="5347969" cy="2695575"/>
            <wp:effectExtent l="19050" t="19050" r="24765" b="9525"/>
            <wp:docPr id="1775559584"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5559584" name="Imagen 18"/>
                    <pic:cNvPicPr/>
                  </pic:nvPicPr>
                  <pic:blipFill rotWithShape="1">
                    <a:blip r:embed="rId58"/>
                    <a:srcRect t="-12" b="2196"/>
                    <a:stretch/>
                  </pic:blipFill>
                  <pic:spPr bwMode="auto">
                    <a:xfrm>
                      <a:off x="0" y="0"/>
                      <a:ext cx="5349600" cy="2696397"/>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475C4E" w14:textId="77777777" w:rsidR="002753CC" w:rsidRPr="009861E4" w:rsidRDefault="002753CC" w:rsidP="009861E4">
      <w:pPr>
        <w:pStyle w:val="Ttulo2"/>
        <w:spacing w:line="360" w:lineRule="auto"/>
        <w:rPr>
          <w:rFonts w:ascii="Arial" w:hAnsi="Arial" w:cs="Arial"/>
        </w:rPr>
      </w:pPr>
      <w:bookmarkStart w:id="52" w:name="_Toc139355502"/>
      <w:bookmarkStart w:id="53" w:name="_Toc192585472"/>
      <w:r w:rsidRPr="009861E4">
        <w:rPr>
          <w:rFonts w:ascii="Arial" w:hAnsi="Arial" w:cs="Arial"/>
        </w:rPr>
        <w:t>Configuración de cuentas en Instagram</w:t>
      </w:r>
      <w:bookmarkEnd w:id="52"/>
      <w:bookmarkEnd w:id="53"/>
    </w:p>
    <w:p w14:paraId="1CACC7A6" w14:textId="6EB2799D" w:rsidR="002753CC" w:rsidRPr="009861E4" w:rsidRDefault="48DAB337" w:rsidP="009861E4">
      <w:pPr>
        <w:spacing w:line="360" w:lineRule="auto"/>
        <w:rPr>
          <w:rFonts w:ascii="Arial" w:hAnsi="Arial" w:cs="Arial"/>
        </w:rPr>
      </w:pPr>
      <w:r w:rsidRPr="6DEBA0D1">
        <w:rPr>
          <w:rFonts w:ascii="Arial" w:hAnsi="Arial" w:cs="Arial"/>
        </w:rPr>
        <w:t xml:space="preserve">Para una correcta configuración de nuestra privacidad y seguridad en esta plataforma, lo primero que debemos hacer es situarnos en nuestro perfil, y una vez dentro debemos pinchar en las </w:t>
      </w:r>
      <w:r w:rsidRPr="6DEBA0D1">
        <w:rPr>
          <w:rFonts w:ascii="Arial" w:hAnsi="Arial" w:cs="Arial"/>
          <w:b/>
          <w:bCs/>
        </w:rPr>
        <w:t>tres rallas paralelas</w:t>
      </w:r>
      <w:r w:rsidRPr="6DEBA0D1">
        <w:rPr>
          <w:rFonts w:ascii="Arial" w:hAnsi="Arial" w:cs="Arial"/>
        </w:rPr>
        <w:t xml:space="preserve"> en la parte superior derecha de la aplicación, y una vez </w:t>
      </w:r>
      <w:proofErr w:type="spellStart"/>
      <w:r w:rsidRPr="6DEBA0D1">
        <w:rPr>
          <w:rFonts w:ascii="Arial" w:hAnsi="Arial" w:cs="Arial"/>
        </w:rPr>
        <w:t>clickado</w:t>
      </w:r>
      <w:proofErr w:type="spellEnd"/>
      <w:r w:rsidRPr="6DEBA0D1">
        <w:rPr>
          <w:rFonts w:ascii="Arial" w:hAnsi="Arial" w:cs="Arial"/>
        </w:rPr>
        <w:t xml:space="preserve"> aparecerá un desplegable, donde podréis encontrar la sección de </w:t>
      </w:r>
      <w:r w:rsidRPr="6DEBA0D1">
        <w:rPr>
          <w:rFonts w:ascii="Arial" w:hAnsi="Arial" w:cs="Arial"/>
          <w:b/>
          <w:bCs/>
        </w:rPr>
        <w:t>“Configuración”. Una vez dentro, accederemos a “Privacidad</w:t>
      </w:r>
      <w:r w:rsidR="4BBAD228" w:rsidRPr="6DEBA0D1">
        <w:rPr>
          <w:rFonts w:ascii="Arial" w:hAnsi="Arial" w:cs="Arial"/>
          <w:b/>
          <w:bCs/>
        </w:rPr>
        <w:t xml:space="preserve"> de la cuenta</w:t>
      </w:r>
      <w:r w:rsidRPr="6DEBA0D1">
        <w:rPr>
          <w:rFonts w:ascii="Arial" w:hAnsi="Arial" w:cs="Arial"/>
          <w:b/>
          <w:bCs/>
        </w:rPr>
        <w:t>”</w:t>
      </w:r>
      <w:r w:rsidRPr="6DEBA0D1">
        <w:rPr>
          <w:rFonts w:ascii="Arial" w:hAnsi="Arial" w:cs="Arial"/>
        </w:rPr>
        <w:t>.</w:t>
      </w:r>
    </w:p>
    <w:p w14:paraId="2B73DE55" w14:textId="77777777" w:rsidR="002753CC" w:rsidRPr="009861E4" w:rsidRDefault="002753CC" w:rsidP="009861E4">
      <w:pPr>
        <w:spacing w:line="360" w:lineRule="auto"/>
        <w:jc w:val="center"/>
        <w:rPr>
          <w:rFonts w:ascii="Arial" w:hAnsi="Arial" w:cs="Arial"/>
        </w:rPr>
      </w:pPr>
      <w:r w:rsidRPr="009861E4">
        <w:rPr>
          <w:rFonts w:ascii="Arial" w:hAnsi="Arial" w:cs="Arial"/>
          <w:noProof/>
          <w:lang w:eastAsia="es-ES"/>
        </w:rPr>
        <w:drawing>
          <wp:inline distT="0" distB="0" distL="0" distR="0" wp14:anchorId="606D0B36" wp14:editId="60DC5BDD">
            <wp:extent cx="3083415" cy="413467"/>
            <wp:effectExtent l="19050" t="19050" r="22225" b="24765"/>
            <wp:docPr id="1043" name="Imagen 19" descr="Interfaz de usuario gráfica&#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 name="Imagen 19" descr="Interfaz de usuario gráfica&#10;&#10;Descripción generada automáticamente con confianza baja"/>
                    <pic:cNvPicPr/>
                  </pic:nvPicPr>
                  <pic:blipFill rotWithShape="1">
                    <a:blip r:embed="rId59" cstate="print"/>
                    <a:srcRect t="7320" r="921" b="38278"/>
                    <a:stretch/>
                  </pic:blipFill>
                  <pic:spPr bwMode="auto">
                    <a:xfrm>
                      <a:off x="0" y="0"/>
                      <a:ext cx="3109656" cy="416986"/>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725311B" w14:textId="77777777" w:rsidR="002753CC" w:rsidRPr="009861E4" w:rsidRDefault="002753CC" w:rsidP="009861E4">
      <w:pPr>
        <w:spacing w:line="360" w:lineRule="auto"/>
        <w:jc w:val="center"/>
        <w:rPr>
          <w:rFonts w:ascii="Arial" w:hAnsi="Arial" w:cs="Arial"/>
        </w:rPr>
      </w:pPr>
      <w:r w:rsidRPr="009861E4">
        <w:rPr>
          <w:rFonts w:ascii="Arial" w:hAnsi="Arial" w:cs="Arial"/>
          <w:noProof/>
          <w:lang w:eastAsia="es-ES"/>
        </w:rPr>
        <w:lastRenderedPageBreak/>
        <w:drawing>
          <wp:inline distT="0" distB="0" distL="0" distR="0" wp14:anchorId="7D75598C" wp14:editId="34DF4693">
            <wp:extent cx="3773634" cy="3171825"/>
            <wp:effectExtent l="19050" t="19050" r="1778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rotWithShape="1">
                    <a:blip r:embed="rId60"/>
                    <a:srcRect t="3343" b="768"/>
                    <a:stretch/>
                  </pic:blipFill>
                  <pic:spPr bwMode="auto">
                    <a:xfrm>
                      <a:off x="0" y="0"/>
                      <a:ext cx="3774830" cy="317283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D9A491" w14:textId="20C5C4E6" w:rsidR="002753CC" w:rsidRPr="009861E4" w:rsidRDefault="48DAB337" w:rsidP="009861E4">
      <w:pPr>
        <w:spacing w:line="360" w:lineRule="auto"/>
        <w:rPr>
          <w:rFonts w:ascii="Arial" w:hAnsi="Arial" w:cs="Arial"/>
        </w:rPr>
      </w:pPr>
      <w:r w:rsidRPr="6DEBA0D1">
        <w:rPr>
          <w:rFonts w:ascii="Arial" w:hAnsi="Arial" w:cs="Arial"/>
        </w:rPr>
        <w:t>Una vez dentro de “</w:t>
      </w:r>
      <w:r w:rsidRPr="6DEBA0D1">
        <w:rPr>
          <w:rFonts w:ascii="Arial" w:hAnsi="Arial" w:cs="Arial"/>
          <w:b/>
          <w:bCs/>
        </w:rPr>
        <w:t>Privacidad</w:t>
      </w:r>
      <w:r w:rsidR="2626B59A" w:rsidRPr="6DEBA0D1">
        <w:rPr>
          <w:rFonts w:ascii="Arial" w:hAnsi="Arial" w:cs="Arial"/>
          <w:b/>
          <w:bCs/>
        </w:rPr>
        <w:t xml:space="preserve"> de la cuenta</w:t>
      </w:r>
      <w:r w:rsidRPr="6DEBA0D1">
        <w:rPr>
          <w:rFonts w:ascii="Arial" w:hAnsi="Arial" w:cs="Arial"/>
        </w:rPr>
        <w:t>”, para perfiles de uso privado estableceremos que la “</w:t>
      </w:r>
      <w:r w:rsidRPr="6DEBA0D1">
        <w:rPr>
          <w:rFonts w:ascii="Arial" w:hAnsi="Arial" w:cs="Arial"/>
          <w:b/>
          <w:bCs/>
        </w:rPr>
        <w:t>Privacidad de la cuenta</w:t>
      </w:r>
      <w:r w:rsidRPr="6DEBA0D1">
        <w:rPr>
          <w:rFonts w:ascii="Arial" w:hAnsi="Arial" w:cs="Arial"/>
        </w:rPr>
        <w:t>” sea privada, mientras que para un perfil corporativo no habría inconveniente en que apareciera como público.</w:t>
      </w:r>
    </w:p>
    <w:p w14:paraId="208AF44B" w14:textId="77777777" w:rsidR="002753CC" w:rsidRPr="009861E4" w:rsidRDefault="002753CC" w:rsidP="009861E4">
      <w:pPr>
        <w:spacing w:line="360" w:lineRule="auto"/>
        <w:jc w:val="center"/>
        <w:rPr>
          <w:rFonts w:ascii="Arial" w:hAnsi="Arial" w:cs="Arial"/>
        </w:rPr>
      </w:pPr>
      <w:r w:rsidRPr="009861E4">
        <w:rPr>
          <w:rFonts w:ascii="Arial" w:hAnsi="Arial" w:cs="Arial"/>
          <w:noProof/>
          <w:lang w:eastAsia="es-ES"/>
        </w:rPr>
        <w:drawing>
          <wp:inline distT="0" distB="0" distL="0" distR="0" wp14:anchorId="0A312234" wp14:editId="4FA695A8">
            <wp:extent cx="4371975" cy="1838325"/>
            <wp:effectExtent l="19050" t="19050" r="28575" b="28575"/>
            <wp:docPr id="1197516400" name="Imagen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516400" name="Imagen 22"/>
                    <pic:cNvPicPr/>
                  </pic:nvPicPr>
                  <pic:blipFill>
                    <a:blip r:embed="rId61"/>
                    <a:stretch>
                      <a:fillRect/>
                    </a:stretch>
                  </pic:blipFill>
                  <pic:spPr>
                    <a:xfrm>
                      <a:off x="0" y="0"/>
                      <a:ext cx="4376050" cy="1840038"/>
                    </a:xfrm>
                    <a:prstGeom prst="rect">
                      <a:avLst/>
                    </a:prstGeom>
                    <a:ln>
                      <a:solidFill>
                        <a:schemeClr val="accent1"/>
                      </a:solidFill>
                    </a:ln>
                  </pic:spPr>
                </pic:pic>
              </a:graphicData>
            </a:graphic>
          </wp:inline>
        </w:drawing>
      </w:r>
    </w:p>
    <w:p w14:paraId="0DCA9BC5" w14:textId="77777777" w:rsidR="002753CC" w:rsidRPr="009861E4" w:rsidRDefault="002753CC" w:rsidP="009861E4">
      <w:pPr>
        <w:spacing w:line="360" w:lineRule="auto"/>
        <w:rPr>
          <w:rFonts w:ascii="Arial" w:hAnsi="Arial" w:cs="Arial"/>
        </w:rPr>
      </w:pPr>
      <w:r w:rsidRPr="009861E4">
        <w:rPr>
          <w:rFonts w:ascii="Arial" w:hAnsi="Arial" w:cs="Arial"/>
        </w:rPr>
        <w:t>Seguidamente, en el apartado “</w:t>
      </w:r>
      <w:r w:rsidRPr="009861E4">
        <w:rPr>
          <w:rFonts w:ascii="Arial" w:hAnsi="Arial" w:cs="Arial"/>
          <w:b/>
        </w:rPr>
        <w:t>Comentarios</w:t>
      </w:r>
      <w:r w:rsidRPr="009861E4">
        <w:rPr>
          <w:rFonts w:ascii="Arial" w:hAnsi="Arial" w:cs="Arial"/>
        </w:rPr>
        <w:t>” es recomendable que no aparezca activada la opción de “</w:t>
      </w:r>
      <w:r w:rsidRPr="009861E4">
        <w:rPr>
          <w:rFonts w:ascii="Arial" w:hAnsi="Arial" w:cs="Arial"/>
          <w:b/>
        </w:rPr>
        <w:t>Todos</w:t>
      </w:r>
      <w:r w:rsidRPr="009861E4">
        <w:rPr>
          <w:rFonts w:ascii="Arial" w:hAnsi="Arial" w:cs="Arial"/>
        </w:rPr>
        <w:t>” en la sección “</w:t>
      </w:r>
      <w:r w:rsidRPr="009861E4">
        <w:rPr>
          <w:rFonts w:ascii="Arial" w:hAnsi="Arial" w:cs="Arial"/>
          <w:b/>
        </w:rPr>
        <w:t>Permitir comentarios de</w:t>
      </w:r>
      <w:r w:rsidRPr="009861E4">
        <w:rPr>
          <w:rFonts w:ascii="Arial" w:hAnsi="Arial" w:cs="Arial"/>
        </w:rPr>
        <w:t>” ya que, de lo contrario, cualquier usuario de la aplicación podrá contactar con nosotros.</w:t>
      </w:r>
    </w:p>
    <w:p w14:paraId="30C682B9" w14:textId="77777777" w:rsidR="002753CC" w:rsidRPr="009861E4" w:rsidRDefault="002753CC" w:rsidP="009861E4">
      <w:pPr>
        <w:spacing w:line="360" w:lineRule="auto"/>
        <w:jc w:val="center"/>
        <w:rPr>
          <w:rFonts w:ascii="Arial" w:hAnsi="Arial" w:cs="Arial"/>
        </w:rPr>
      </w:pPr>
      <w:r w:rsidRPr="009861E4">
        <w:rPr>
          <w:rFonts w:ascii="Arial" w:hAnsi="Arial" w:cs="Arial"/>
          <w:noProof/>
          <w:lang w:eastAsia="es-ES"/>
        </w:rPr>
        <w:lastRenderedPageBreak/>
        <w:drawing>
          <wp:inline distT="0" distB="0" distL="0" distR="0" wp14:anchorId="22A62C09" wp14:editId="672AA01C">
            <wp:extent cx="3905695" cy="2219325"/>
            <wp:effectExtent l="19050" t="19050" r="19050" b="9525"/>
            <wp:docPr id="287516903"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516903" name="Imagen 23"/>
                    <pic:cNvPicPr/>
                  </pic:nvPicPr>
                  <pic:blipFill>
                    <a:blip r:embed="rId62"/>
                    <a:stretch>
                      <a:fillRect/>
                    </a:stretch>
                  </pic:blipFill>
                  <pic:spPr>
                    <a:xfrm>
                      <a:off x="0" y="0"/>
                      <a:ext cx="3912580" cy="2223237"/>
                    </a:xfrm>
                    <a:prstGeom prst="rect">
                      <a:avLst/>
                    </a:prstGeom>
                    <a:ln>
                      <a:solidFill>
                        <a:schemeClr val="accent1"/>
                      </a:solidFill>
                    </a:ln>
                  </pic:spPr>
                </pic:pic>
              </a:graphicData>
            </a:graphic>
          </wp:inline>
        </w:drawing>
      </w:r>
    </w:p>
    <w:p w14:paraId="4A91C8DA" w14:textId="4C85DD23" w:rsidR="002753CC" w:rsidRPr="009861E4" w:rsidRDefault="48DAB337" w:rsidP="009861E4">
      <w:pPr>
        <w:spacing w:line="360" w:lineRule="auto"/>
        <w:rPr>
          <w:rFonts w:ascii="Arial" w:hAnsi="Arial" w:cs="Arial"/>
        </w:rPr>
      </w:pPr>
      <w:r w:rsidRPr="6DEBA0D1">
        <w:rPr>
          <w:rFonts w:ascii="Arial" w:hAnsi="Arial" w:cs="Arial"/>
        </w:rPr>
        <w:t>Para acabar en la sección de “Privacidad”, en la sección de “</w:t>
      </w:r>
      <w:r w:rsidR="7C27E10C" w:rsidRPr="6DEBA0D1">
        <w:rPr>
          <w:rFonts w:ascii="Arial" w:hAnsi="Arial" w:cs="Arial"/>
          <w:b/>
          <w:bCs/>
        </w:rPr>
        <w:t xml:space="preserve">etiquetas </w:t>
      </w:r>
      <w:r w:rsidR="6E2AD67C" w:rsidRPr="6DEBA0D1">
        <w:rPr>
          <w:rFonts w:ascii="Arial" w:hAnsi="Arial" w:cs="Arial"/>
          <w:b/>
          <w:bCs/>
        </w:rPr>
        <w:t>y menciones</w:t>
      </w:r>
      <w:r w:rsidRPr="6DEBA0D1">
        <w:rPr>
          <w:rFonts w:ascii="Arial" w:hAnsi="Arial" w:cs="Arial"/>
        </w:rPr>
        <w:t xml:space="preserve">”, al igual que en Facebook, debemos </w:t>
      </w:r>
      <w:proofErr w:type="gramStart"/>
      <w:r w:rsidRPr="6DEBA0D1">
        <w:rPr>
          <w:rFonts w:ascii="Arial" w:hAnsi="Arial" w:cs="Arial"/>
        </w:rPr>
        <w:t>proceder a activar</w:t>
      </w:r>
      <w:proofErr w:type="gramEnd"/>
      <w:r w:rsidRPr="6DEBA0D1">
        <w:rPr>
          <w:rFonts w:ascii="Arial" w:hAnsi="Arial" w:cs="Arial"/>
        </w:rPr>
        <w:t xml:space="preserve"> la opción de “</w:t>
      </w:r>
      <w:r w:rsidRPr="6DEBA0D1">
        <w:rPr>
          <w:rFonts w:ascii="Arial" w:hAnsi="Arial" w:cs="Arial"/>
          <w:b/>
          <w:bCs/>
        </w:rPr>
        <w:t>Aprobar etiquetas manualmente</w:t>
      </w:r>
      <w:r w:rsidRPr="6DEBA0D1">
        <w:rPr>
          <w:rFonts w:ascii="Arial" w:hAnsi="Arial" w:cs="Arial"/>
        </w:rPr>
        <w:t>”.</w:t>
      </w:r>
    </w:p>
    <w:p w14:paraId="55D31E46" w14:textId="77777777" w:rsidR="002753CC" w:rsidRPr="009861E4" w:rsidRDefault="002753CC" w:rsidP="009861E4">
      <w:pPr>
        <w:spacing w:line="360" w:lineRule="auto"/>
        <w:jc w:val="center"/>
        <w:rPr>
          <w:rFonts w:ascii="Arial" w:hAnsi="Arial" w:cs="Arial"/>
        </w:rPr>
      </w:pPr>
      <w:r w:rsidRPr="009861E4">
        <w:rPr>
          <w:rFonts w:ascii="Arial" w:hAnsi="Arial" w:cs="Arial"/>
          <w:noProof/>
          <w:lang w:eastAsia="es-ES"/>
        </w:rPr>
        <w:drawing>
          <wp:inline distT="0" distB="0" distL="0" distR="0" wp14:anchorId="3F2DD476" wp14:editId="254E25F5">
            <wp:extent cx="2699689" cy="1168842"/>
            <wp:effectExtent l="19050" t="19050" r="24765" b="12700"/>
            <wp:docPr id="1402645920" name="Imagen 24" descr="Interfaz de usuario gráfica, Texto, Aplicación, Correo electrónic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2645920" name="Imagen 24" descr="Interfaz de usuario gráfica, Texto, Aplicación, Correo electrónico&#10;&#10;Descripción generada automáticamente"/>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707838" cy="1172370"/>
                    </a:xfrm>
                    <a:prstGeom prst="rect">
                      <a:avLst/>
                    </a:prstGeom>
                    <a:ln>
                      <a:solidFill>
                        <a:schemeClr val="accent1"/>
                      </a:solidFill>
                    </a:ln>
                  </pic:spPr>
                </pic:pic>
              </a:graphicData>
            </a:graphic>
          </wp:inline>
        </w:drawing>
      </w:r>
    </w:p>
    <w:p w14:paraId="1F3D3D6C" w14:textId="1F39634B" w:rsidR="002753CC" w:rsidRPr="009861E4" w:rsidRDefault="48DAB337" w:rsidP="009861E4">
      <w:pPr>
        <w:spacing w:line="360" w:lineRule="auto"/>
        <w:rPr>
          <w:rFonts w:ascii="Arial" w:hAnsi="Arial" w:cs="Arial"/>
        </w:rPr>
      </w:pPr>
      <w:r w:rsidRPr="6DEBA0D1">
        <w:rPr>
          <w:rFonts w:ascii="Arial" w:hAnsi="Arial" w:cs="Arial"/>
        </w:rPr>
        <w:t>Tras configurar la privacidad, vamos a modificar los parámetros de “</w:t>
      </w:r>
      <w:r w:rsidR="48E2555C" w:rsidRPr="6DEBA0D1">
        <w:rPr>
          <w:rFonts w:ascii="Arial" w:hAnsi="Arial" w:cs="Arial"/>
          <w:b/>
          <w:bCs/>
        </w:rPr>
        <w:t>Centro de cuentas</w:t>
      </w:r>
      <w:r w:rsidRPr="6DEBA0D1">
        <w:rPr>
          <w:rFonts w:ascii="Arial" w:hAnsi="Arial" w:cs="Arial"/>
        </w:rPr>
        <w:t>” de la aplicación, que aparece en la sección “</w:t>
      </w:r>
      <w:r w:rsidRPr="6DEBA0D1">
        <w:rPr>
          <w:rFonts w:ascii="Arial" w:hAnsi="Arial" w:cs="Arial"/>
          <w:b/>
          <w:bCs/>
        </w:rPr>
        <w:t>Configuración</w:t>
      </w:r>
      <w:r w:rsidRPr="6DEBA0D1">
        <w:rPr>
          <w:rFonts w:ascii="Arial" w:hAnsi="Arial" w:cs="Arial"/>
        </w:rPr>
        <w:t>”:</w:t>
      </w:r>
    </w:p>
    <w:p w14:paraId="0B6A117C" w14:textId="77777777" w:rsidR="002753CC" w:rsidRPr="009861E4" w:rsidRDefault="002753CC" w:rsidP="009861E4">
      <w:pPr>
        <w:spacing w:line="360" w:lineRule="auto"/>
        <w:rPr>
          <w:rFonts w:ascii="Arial" w:hAnsi="Arial" w:cs="Arial"/>
        </w:rPr>
      </w:pPr>
    </w:p>
    <w:p w14:paraId="7F2D6CD4" w14:textId="5821A17C" w:rsidR="002753CC" w:rsidRPr="009861E4" w:rsidRDefault="48DAB337" w:rsidP="009861E4">
      <w:pPr>
        <w:numPr>
          <w:ilvl w:val="0"/>
          <w:numId w:val="40"/>
        </w:numPr>
        <w:spacing w:line="360" w:lineRule="auto"/>
        <w:rPr>
          <w:rFonts w:ascii="Arial" w:hAnsi="Arial" w:cs="Arial"/>
        </w:rPr>
      </w:pPr>
      <w:r w:rsidRPr="6DEBA0D1">
        <w:rPr>
          <w:rFonts w:ascii="Arial" w:hAnsi="Arial" w:cs="Arial"/>
          <w:b/>
          <w:bCs/>
        </w:rPr>
        <w:t>Actividad de inicio de sesión</w:t>
      </w:r>
      <w:r w:rsidRPr="6DEBA0D1">
        <w:rPr>
          <w:rFonts w:ascii="Arial" w:hAnsi="Arial" w:cs="Arial"/>
        </w:rPr>
        <w:t>. Podremos cerrar aquellas sesiones que se encuentren activas en otros dispositivos</w:t>
      </w:r>
      <w:r w:rsidR="6326599C" w:rsidRPr="6DEBA0D1">
        <w:rPr>
          <w:rFonts w:ascii="Arial" w:hAnsi="Arial" w:cs="Arial"/>
        </w:rPr>
        <w:t>, entrando en “</w:t>
      </w:r>
      <w:r w:rsidR="6326599C" w:rsidRPr="6DEBA0D1">
        <w:rPr>
          <w:rFonts w:ascii="Arial" w:hAnsi="Arial" w:cs="Arial"/>
          <w:b/>
          <w:bCs/>
        </w:rPr>
        <w:t>Contraseña y seguridad &gt; Donde has iniciado sesión”</w:t>
      </w:r>
      <w:r w:rsidRPr="6DEBA0D1">
        <w:rPr>
          <w:rFonts w:ascii="Arial" w:hAnsi="Arial" w:cs="Arial"/>
        </w:rPr>
        <w:t>.</w:t>
      </w:r>
    </w:p>
    <w:p w14:paraId="0CB4F65B" w14:textId="77777777" w:rsidR="002753CC" w:rsidRPr="009861E4" w:rsidRDefault="002753CC" w:rsidP="009861E4">
      <w:pPr>
        <w:numPr>
          <w:ilvl w:val="0"/>
          <w:numId w:val="40"/>
        </w:numPr>
        <w:spacing w:line="360" w:lineRule="auto"/>
        <w:rPr>
          <w:rFonts w:ascii="Arial" w:hAnsi="Arial" w:cs="Arial"/>
        </w:rPr>
      </w:pPr>
      <w:r w:rsidRPr="009861E4">
        <w:rPr>
          <w:rFonts w:ascii="Arial" w:hAnsi="Arial" w:cs="Arial"/>
          <w:b/>
        </w:rPr>
        <w:t>Información de inicio de sesión guardada</w:t>
      </w:r>
      <w:r w:rsidRPr="009861E4">
        <w:rPr>
          <w:rFonts w:ascii="Arial" w:hAnsi="Arial" w:cs="Arial"/>
        </w:rPr>
        <w:t>. Es recomendable que no aparezca guardada esta información en ningún dispositivo, ya que de lo contrario cualquiera podría acceder a través de ese terminal.</w:t>
      </w:r>
    </w:p>
    <w:p w14:paraId="155BC5EC" w14:textId="77777777" w:rsidR="002753CC" w:rsidRPr="009861E4" w:rsidRDefault="002753CC" w:rsidP="009861E4">
      <w:pPr>
        <w:numPr>
          <w:ilvl w:val="0"/>
          <w:numId w:val="40"/>
        </w:numPr>
        <w:spacing w:line="360" w:lineRule="auto"/>
        <w:rPr>
          <w:rFonts w:ascii="Arial" w:hAnsi="Arial" w:cs="Arial"/>
        </w:rPr>
      </w:pPr>
      <w:r w:rsidRPr="009861E4">
        <w:rPr>
          <w:rFonts w:ascii="Arial" w:hAnsi="Arial" w:cs="Arial"/>
          <w:b/>
        </w:rPr>
        <w:lastRenderedPageBreak/>
        <w:t>Autenticación en dos pasos</w:t>
      </w:r>
      <w:r w:rsidRPr="009861E4">
        <w:rPr>
          <w:rFonts w:ascii="Arial" w:hAnsi="Arial" w:cs="Arial"/>
        </w:rPr>
        <w:t>. En esta sección podremos configurar esta opción que, como hemos visto, dota de mayor seguridad ante posibles accesos de terceros no consentidos.</w:t>
      </w:r>
    </w:p>
    <w:p w14:paraId="121C2CF3" w14:textId="74D33A46" w:rsidR="002753CC" w:rsidRPr="009861E4" w:rsidRDefault="002243A6" w:rsidP="009861E4">
      <w:pPr>
        <w:spacing w:line="360" w:lineRule="auto"/>
        <w:jc w:val="center"/>
        <w:rPr>
          <w:rFonts w:ascii="Arial" w:hAnsi="Arial" w:cs="Arial"/>
        </w:rPr>
      </w:pPr>
      <w:ins w:id="54" w:author="Luis Daniel Clemente Garrido" w:date="2025-02-26T14:21:00Z" w16du:dateUtc="2025-02-26T13:21:00Z">
        <w:r>
          <w:rPr>
            <w:rFonts w:ascii="Arial" w:hAnsi="Arial" w:cs="Arial"/>
            <w:noProof/>
            <w:lang w:eastAsia="es-ES"/>
          </w:rPr>
          <mc:AlternateContent>
            <mc:Choice Requires="wpi">
              <w:drawing>
                <wp:anchor distT="0" distB="0" distL="114300" distR="114300" simplePos="0" relativeHeight="251658252" behindDoc="0" locked="0" layoutInCell="1" allowOverlap="1" wp14:anchorId="3601CB85" wp14:editId="565D1A30">
                  <wp:simplePos x="0" y="0"/>
                  <wp:positionH relativeFrom="column">
                    <wp:posOffset>2376230</wp:posOffset>
                  </wp:positionH>
                  <wp:positionV relativeFrom="paragraph">
                    <wp:posOffset>1469300</wp:posOffset>
                  </wp:positionV>
                  <wp:extent cx="2553120" cy="9720"/>
                  <wp:effectExtent l="76200" t="114300" r="76200" b="123825"/>
                  <wp:wrapNone/>
                  <wp:docPr id="43459519" name="Entrada de lápiz 46"/>
                  <wp:cNvGraphicFramePr/>
                  <a:graphic xmlns:a="http://schemas.openxmlformats.org/drawingml/2006/main">
                    <a:graphicData uri="http://schemas.microsoft.com/office/word/2010/wordprocessingInk">
                      <w14:contentPart bwMode="auto" r:id="rId64">
                        <w14:nvContentPartPr>
                          <w14:cNvContentPartPr/>
                        </w14:nvContentPartPr>
                        <w14:xfrm>
                          <a:off x="0" y="0"/>
                          <a:ext cx="2553120" cy="972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46" style="position:absolute;margin-left:184.25pt;margin-top:110.05pt;width:206.7pt;height:12.1pt;z-index:2516920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" w14:anchorId="475467BD">
                  <v:imagedata o:title="" r:id="rId65"/>
                </v:shape>
              </w:pict>
            </mc:Fallback>
          </mc:AlternateContent>
        </w:r>
        <w:r>
          <w:rPr>
            <w:rFonts w:ascii="Arial" w:hAnsi="Arial" w:cs="Arial"/>
            <w:noProof/>
            <w:lang w:eastAsia="es-ES"/>
          </w:rPr>
          <mc:AlternateContent>
            <mc:Choice Requires="wpi">
              <w:drawing>
                <wp:anchor distT="0" distB="0" distL="114300" distR="114300" simplePos="0" relativeHeight="251658251" behindDoc="0" locked="0" layoutInCell="1" allowOverlap="1" wp14:anchorId="7E886BCA" wp14:editId="266FC6D2">
                  <wp:simplePos x="0" y="0"/>
                  <wp:positionH relativeFrom="column">
                    <wp:posOffset>851990</wp:posOffset>
                  </wp:positionH>
                  <wp:positionV relativeFrom="paragraph">
                    <wp:posOffset>1307300</wp:posOffset>
                  </wp:positionV>
                  <wp:extent cx="1114920" cy="9720"/>
                  <wp:effectExtent l="76200" t="114300" r="85725" b="123825"/>
                  <wp:wrapNone/>
                  <wp:docPr id="478608790" name="Entrada de lápiz 44"/>
                  <wp:cNvGraphicFramePr/>
                  <a:graphic xmlns:a="http://schemas.openxmlformats.org/drawingml/2006/main">
                    <a:graphicData uri="http://schemas.microsoft.com/office/word/2010/wordprocessingInk">
                      <w14:contentPart bwMode="auto" r:id="rId66">
                        <w14:nvContentPartPr>
                          <w14:cNvContentPartPr/>
                        </w14:nvContentPartPr>
                        <w14:xfrm>
                          <a:off x="0" y="0"/>
                          <a:ext cx="1114920" cy="972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44" style="position:absolute;margin-left:64.25pt;margin-top:97.3pt;width:93.5pt;height:12.1pt;z-index:2516899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" w14:anchorId="380A7FFD">
                  <v:imagedata o:title="" r:id="rId67"/>
                </v:shape>
              </w:pict>
            </mc:Fallback>
          </mc:AlternateContent>
        </w:r>
      </w:ins>
      <w:ins w:id="55" w:author="Luis Daniel Clemente Garrido" w:date="2025-02-26T14:20:00Z" w16du:dateUtc="2025-02-26T13:20:00Z">
        <w:r>
          <w:rPr>
            <w:rFonts w:ascii="Arial" w:hAnsi="Arial" w:cs="Arial"/>
            <w:noProof/>
            <w:lang w:eastAsia="es-ES"/>
          </w:rPr>
          <mc:AlternateContent>
            <mc:Choice Requires="wpi">
              <w:drawing>
                <wp:anchor distT="0" distB="0" distL="114300" distR="114300" simplePos="0" relativeHeight="251658250" behindDoc="0" locked="0" layoutInCell="1" allowOverlap="1" wp14:anchorId="0E91B542" wp14:editId="26FDD7AB">
                  <wp:simplePos x="0" y="0"/>
                  <wp:positionH relativeFrom="column">
                    <wp:posOffset>2366510</wp:posOffset>
                  </wp:positionH>
                  <wp:positionV relativeFrom="paragraph">
                    <wp:posOffset>774140</wp:posOffset>
                  </wp:positionV>
                  <wp:extent cx="2600640" cy="38160"/>
                  <wp:effectExtent l="76200" t="114300" r="104775" b="114300"/>
                  <wp:wrapNone/>
                  <wp:docPr id="1474611133" name="Entrada de lápiz 42"/>
                  <wp:cNvGraphicFramePr/>
                  <a:graphic xmlns:a="http://schemas.openxmlformats.org/drawingml/2006/main">
                    <a:graphicData uri="http://schemas.microsoft.com/office/word/2010/wordprocessingInk">
                      <w14:contentPart bwMode="auto" r:id="rId68">
                        <w14:nvContentPartPr>
                          <w14:cNvContentPartPr/>
                        </w14:nvContentPartPr>
                        <w14:xfrm>
                          <a:off x="0" y="0"/>
                          <a:ext cx="2600640" cy="38160"/>
                        </w14:xfrm>
                      </w14:contentPart>
                    </a:graphicData>
                  </a:graphic>
                </wp:anchor>
              </w:drawing>
            </mc:Choice>
            <mc:Fallback xmlns:arto="http://schemas.microsoft.com/office/word/2006/arto" xmlns:ask="http://schemas.microsoft.com/office/drawing/2018/sketchyshapes" xmlns:a14="http://schemas.microsoft.com/office/drawing/2010/main" xmlns:pic="http://schemas.openxmlformats.org/drawingml/2006/picture" xmlns:a="http://schemas.openxmlformats.org/drawingml/2006/main">
              <w:pict>
                <v:shape id="Entrada de lápiz 42" style="position:absolute;margin-left:183.5pt;margin-top:55.3pt;width:210.4pt;height:14.3pt;z-index:2516879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" w14:anchorId="65216425">
                  <v:imagedata o:title="" r:id="rId69"/>
                </v:shape>
              </w:pict>
            </mc:Fallback>
          </mc:AlternateContent>
        </w:r>
      </w:ins>
      <w:r w:rsidR="002753CC" w:rsidRPr="009861E4">
        <w:rPr>
          <w:rFonts w:ascii="Arial" w:hAnsi="Arial" w:cs="Arial"/>
          <w:noProof/>
          <w:lang w:eastAsia="es-ES"/>
        </w:rPr>
        <w:drawing>
          <wp:inline distT="0" distB="0" distL="0" distR="0" wp14:anchorId="179048B7" wp14:editId="42CF9F4B">
            <wp:extent cx="4470954" cy="2058670"/>
            <wp:effectExtent l="19050" t="19050" r="25400" b="17780"/>
            <wp:docPr id="1049" name="Imagen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Imagen 25"/>
                    <pic:cNvPicPr/>
                  </pic:nvPicPr>
                  <pic:blipFill rotWithShape="1">
                    <a:blip r:embed="rId70"/>
                    <a:srcRect l="-234" r="-234"/>
                    <a:stretch/>
                  </pic:blipFill>
                  <pic:spPr bwMode="auto">
                    <a:xfrm>
                      <a:off x="0" y="0"/>
                      <a:ext cx="4472105" cy="205920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E18B2F" w14:textId="195BD46B" w:rsidR="009861E4" w:rsidRPr="009861E4" w:rsidRDefault="009861E4" w:rsidP="009861E4">
      <w:pPr>
        <w:pStyle w:val="Ttulo2"/>
        <w:spacing w:line="360" w:lineRule="auto"/>
        <w:rPr>
          <w:rFonts w:ascii="Arial" w:hAnsi="Arial" w:cs="Arial"/>
        </w:rPr>
      </w:pPr>
      <w:bookmarkStart w:id="56" w:name="_Toc192585473"/>
      <w:r w:rsidRPr="009861E4">
        <w:rPr>
          <w:rFonts w:ascii="Arial" w:hAnsi="Arial" w:cs="Arial"/>
        </w:rPr>
        <w:t>Filtrado de webs</w:t>
      </w:r>
      <w:bookmarkEnd w:id="56"/>
    </w:p>
    <w:p w14:paraId="182CD239" w14:textId="5281B162" w:rsidR="009861E4" w:rsidRPr="009861E4" w:rsidRDefault="009861E4" w:rsidP="009861E4">
      <w:pPr>
        <w:spacing w:line="360" w:lineRule="auto"/>
        <w:rPr>
          <w:rFonts w:ascii="Arial" w:hAnsi="Arial" w:cs="Arial"/>
        </w:rPr>
      </w:pPr>
      <w:r w:rsidRPr="009861E4">
        <w:rPr>
          <w:rFonts w:ascii="Arial" w:hAnsi="Arial" w:cs="Arial"/>
        </w:rPr>
        <w:t>Como parte del control de acceso y la gestión de riesgos relacionados con el uso de recursos tecnológicos, se implementará un sistema de filtrado de sitios web que restringe el acceso a contenidos no autorizados o que representen un riesgo para la seguridad de la información. Las categorías de sitios restringidos incluyen, entre otros, aquellos relacionados con actividades ilícitas, redes sociales no autorizadas, servicios de entretenimiento no permitidos y descargas de software no verificadas. Las políticas de filtrado se revisan y actualizan periódicamente para garantizar su alineación con las necesidades organizacionales y los cambios en el panorama de amenazas.</w:t>
      </w:r>
    </w:p>
    <w:p w14:paraId="725763A6" w14:textId="36485A56" w:rsidR="3104A567" w:rsidRPr="009861E4" w:rsidRDefault="3104A567" w:rsidP="009861E4">
      <w:pPr>
        <w:spacing w:line="360" w:lineRule="auto"/>
        <w:rPr>
          <w:rFonts w:ascii="Arial" w:hAnsi="Arial" w:cs="Arial"/>
        </w:rPr>
      </w:pPr>
    </w:p>
    <w:p w14:paraId="4B671651" w14:textId="79820234" w:rsidR="00D40C2A" w:rsidRPr="009861E4" w:rsidRDefault="00B7402A" w:rsidP="009861E4">
      <w:pPr>
        <w:pStyle w:val="Ttulo1"/>
        <w:spacing w:line="360" w:lineRule="auto"/>
        <w:rPr>
          <w:rFonts w:ascii="Arial" w:hAnsi="Arial" w:cs="Arial"/>
          <w:color w:val="000000" w:themeColor="text1"/>
        </w:rPr>
      </w:pPr>
      <w:bookmarkStart w:id="57" w:name="_Toc132203685"/>
      <w:bookmarkStart w:id="58" w:name="_Toc132211905"/>
      <w:bookmarkStart w:id="59" w:name="_Toc132203686"/>
      <w:bookmarkStart w:id="60" w:name="_Toc132211906"/>
      <w:bookmarkStart w:id="61" w:name="_Toc132203687"/>
      <w:bookmarkStart w:id="62" w:name="_Toc132211907"/>
      <w:bookmarkStart w:id="63" w:name="_Toc132203688"/>
      <w:bookmarkStart w:id="64" w:name="_Toc132211908"/>
      <w:bookmarkStart w:id="65" w:name="_Toc132203689"/>
      <w:bookmarkStart w:id="66" w:name="_Toc132211909"/>
      <w:bookmarkStart w:id="67" w:name="_Toc132199767"/>
      <w:bookmarkStart w:id="68" w:name="_Toc132200113"/>
      <w:bookmarkStart w:id="69" w:name="_Toc132200283"/>
      <w:bookmarkStart w:id="70" w:name="_Toc132201231"/>
      <w:bookmarkStart w:id="71" w:name="_Toc132202848"/>
      <w:bookmarkStart w:id="72" w:name="_Toc132203690"/>
      <w:bookmarkStart w:id="73" w:name="_Toc132211910"/>
      <w:bookmarkStart w:id="74" w:name="_Toc132203691"/>
      <w:bookmarkStart w:id="75" w:name="_Toc132211911"/>
      <w:bookmarkStart w:id="76" w:name="_Toc132203692"/>
      <w:bookmarkStart w:id="77" w:name="_Toc132211912"/>
      <w:bookmarkStart w:id="78" w:name="_Toc192585474"/>
      <w:bookmarkEnd w:id="21"/>
      <w:bookmarkEnd w:id="22"/>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sidRPr="009861E4">
        <w:rPr>
          <w:rFonts w:ascii="Arial" w:hAnsi="Arial" w:cs="Arial"/>
          <w:caps w:val="0"/>
          <w:color w:val="000000" w:themeColor="text1"/>
        </w:rPr>
        <w:t>REFERENCIAS</w:t>
      </w:r>
      <w:bookmarkEnd w:id="78"/>
    </w:p>
    <w:p w14:paraId="0010CF68" w14:textId="77777777" w:rsidR="002753CC" w:rsidRPr="009861E4" w:rsidRDefault="002753CC" w:rsidP="009861E4">
      <w:pPr>
        <w:pStyle w:val="Vieta2"/>
        <w:numPr>
          <w:ilvl w:val="0"/>
          <w:numId w:val="43"/>
        </w:numPr>
        <w:spacing w:line="360" w:lineRule="auto"/>
        <w:rPr>
          <w:rFonts w:ascii="Arial" w:hAnsi="Arial" w:cs="Arial"/>
        </w:rPr>
      </w:pPr>
      <w:r w:rsidRPr="009861E4">
        <w:rPr>
          <w:rFonts w:ascii="Arial" w:hAnsi="Arial" w:cs="Arial"/>
        </w:rPr>
        <w:t>ISO/ IEC 27001:2022</w:t>
      </w:r>
    </w:p>
    <w:p w14:paraId="0553A2A9" w14:textId="767A07C7" w:rsidR="009861E4" w:rsidRPr="009861E4" w:rsidRDefault="009861E4" w:rsidP="009861E4">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t xml:space="preserve">5.14 Transferencia de la información. </w:t>
      </w:r>
    </w:p>
    <w:p w14:paraId="1F5AB90E" w14:textId="77777777" w:rsidR="009861E4" w:rsidRPr="009861E4" w:rsidRDefault="009861E4" w:rsidP="009861E4">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t>8.12 Prevención de fugas de datos.</w:t>
      </w:r>
    </w:p>
    <w:p w14:paraId="5D2D53A5" w14:textId="77777777" w:rsidR="009861E4" w:rsidRPr="009861E4" w:rsidRDefault="009861E4" w:rsidP="009861E4">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t>5.10 Uso aceptable de la información y activos asociados.</w:t>
      </w:r>
    </w:p>
    <w:p w14:paraId="0E82F0F7" w14:textId="77777777" w:rsidR="009861E4" w:rsidRPr="009861E4" w:rsidRDefault="009861E4" w:rsidP="009861E4">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t>5.23 Seguridad de la información para el uso de servicios en la nube.</w:t>
      </w:r>
    </w:p>
    <w:p w14:paraId="03A4A9DA" w14:textId="77777777" w:rsidR="009861E4" w:rsidRPr="009861E4" w:rsidRDefault="009861E4" w:rsidP="009861E4">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lastRenderedPageBreak/>
        <w:t>6.2 Términos y condiciones de contratación.</w:t>
      </w:r>
    </w:p>
    <w:p w14:paraId="0186F75E" w14:textId="5F14C731" w:rsidR="00137C9B" w:rsidRPr="009861E4" w:rsidRDefault="009861E4" w:rsidP="009861E4">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t>6.3 Concienciación, educación y formación en seguridad de la información.</w:t>
      </w:r>
    </w:p>
    <w:p w14:paraId="74A536F4" w14:textId="6AFC8B5B" w:rsidR="00D40C2A" w:rsidRDefault="009861E4" w:rsidP="006879AA">
      <w:pPr>
        <w:pStyle w:val="Prrafodelista"/>
        <w:numPr>
          <w:ilvl w:val="0"/>
          <w:numId w:val="44"/>
        </w:numPr>
        <w:spacing w:before="120" w:after="120" w:line="360" w:lineRule="auto"/>
        <w:contextualSpacing w:val="0"/>
        <w:rPr>
          <w:rFonts w:ascii="Arial" w:eastAsiaTheme="minorHAnsi" w:hAnsi="Arial" w:cs="Arial"/>
        </w:rPr>
      </w:pPr>
      <w:r w:rsidRPr="009861E4">
        <w:rPr>
          <w:rFonts w:ascii="Arial" w:eastAsiaTheme="minorHAnsi" w:hAnsi="Arial" w:cs="Arial"/>
        </w:rPr>
        <w:t>8.23 Filtrado Web.</w:t>
      </w:r>
      <w:bookmarkStart w:id="79" w:name="_CONTROL_DE_ACCESO"/>
      <w:bookmarkEnd w:id="18"/>
      <w:bookmarkEnd w:id="79"/>
    </w:p>
    <w:p w14:paraId="1045B16F" w14:textId="77777777" w:rsidR="006879AA" w:rsidRPr="006879AA" w:rsidRDefault="006879AA" w:rsidP="006879AA">
      <w:pPr>
        <w:spacing w:before="120" w:after="120" w:line="360" w:lineRule="auto"/>
        <w:rPr>
          <w:rFonts w:ascii="Arial" w:eastAsiaTheme="minorHAnsi" w:hAnsi="Arial" w:cs="Arial"/>
        </w:rPr>
      </w:pPr>
    </w:p>
    <w:sectPr w:rsidR="006879AA" w:rsidRPr="006879AA" w:rsidSect="005A3712">
      <w:headerReference w:type="default" r:id="rId7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utor" w:initials="A">
    <w:p w14:paraId="67C843FD" w14:textId="701DB652" w:rsidR="00FF3126" w:rsidRDefault="00FF3126">
      <w:r>
        <w:annotationRef/>
      </w:r>
      <w:r w:rsidRPr="7F6F4DC2">
        <w:t>¿Este párrafo tiene el objetivo de decir que hay que implementar un sistema para detectar la suplantación no? Es que creo que dice lo contrario o lo he entendido mal</w:t>
      </w:r>
    </w:p>
  </w:comment>
  <w:comment w:id="26" w:author="Autor" w:initials="A">
    <w:p w14:paraId="49492168" w14:textId="1B9D47F0" w:rsidR="00FF3126" w:rsidRDefault="00FF3126">
      <w:r>
        <w:annotationRef/>
      </w:r>
      <w:r w:rsidRPr="2A6C813C">
        <w:t xml:space="preserve">permitan detectar, lo añadimos. </w:t>
      </w:r>
    </w:p>
  </w:comment>
  <w:comment w:id="28" w:author="Autor" w:initials="A">
    <w:p w14:paraId="165A9B2B" w14:textId="5326622A" w:rsidR="00FF3126" w:rsidRDefault="00FF3126">
      <w:r>
        <w:annotationRef/>
      </w:r>
      <w:r w:rsidRPr="19423A08">
        <w:t>No se exactamente a que se refiere a servidores de correo pero nosotros no tenemos servidores propios, usamos outlook. No se si aplica.</w:t>
      </w:r>
    </w:p>
  </w:comment>
  <w:comment w:id="29" w:author="Autor" w:initials="A">
    <w:p w14:paraId="2EF964FE" w14:textId="34C4D6B2" w:rsidR="00FF3126" w:rsidRDefault="00FF3126">
      <w:r>
        <w:annotationRef/>
      </w:r>
      <w:r w:rsidRPr="3475F3EC">
        <w:t xml:space="preserve">Aplica en la medida en el que el propio outlook cuenta con medidas de protección de malware y spam. </w:t>
      </w:r>
    </w:p>
  </w:comment>
  <w:comment w:id="30" w:author="Autor" w:initials="A">
    <w:p w14:paraId="3F0611A8" w14:textId="1380A417" w:rsidR="00FF3126" w:rsidRDefault="00FF3126">
      <w:r>
        <w:annotationRef/>
      </w:r>
      <w:r w:rsidRPr="418F4773">
        <w:t>Okey perfecto</w:t>
      </w:r>
    </w:p>
  </w:comment>
  <w:comment w:id="40" w:author="Autor" w:initials="A">
    <w:p w14:paraId="7B3A5F28" w14:textId="5FC9686C" w:rsidR="00FF3126" w:rsidRDefault="00FF3126">
      <w:r>
        <w:annotationRef/>
      </w:r>
      <w:r w:rsidRPr="04D0B414">
        <w:t>Hemos empezado a actualizar la configuración pero hay cosas que han cambiado, y creo que se debería actualizar tanto la plataforma (ahora X) como las configuraciones</w:t>
      </w:r>
    </w:p>
  </w:comment>
  <w:comment w:id="41" w:author="Autor" w:initials="A">
    <w:p w14:paraId="5D8458F0" w14:textId="40AC1172" w:rsidR="00FF3126" w:rsidRDefault="00FF3126">
      <w:r>
        <w:annotationRef/>
      </w:r>
      <w:r w:rsidRPr="126E6056">
        <w:t>De acuerdo, ¿Cómo hacemos el cambio? ¿Lo cambiamos nosotros y cambiamos las capturas o cambiáis vosotros las capturas y nosotros lo cambiamos en nuestras redes?</w:t>
      </w:r>
    </w:p>
  </w:comment>
  <w:comment w:id="42" w:author="Autor" w:initials="A">
    <w:p w14:paraId="47B595B5" w14:textId="73B1106C" w:rsidR="00FF3126" w:rsidRDefault="00FF3126">
      <w:r>
        <w:annotationRef/>
      </w:r>
      <w:r w:rsidRPr="2352A06D">
        <w:t>Si queréis poner vosotros las capturas que se vea que es vuestra cuenta de empresa y nosotros realizamos los cambios en los párrafos para que concuerden los nombres.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C843FD" w15:done="1"/>
  <w15:commentEx w15:paraId="49492168" w15:paraIdParent="67C843FD" w15:done="1"/>
  <w15:commentEx w15:paraId="165A9B2B" w15:done="1"/>
  <w15:commentEx w15:paraId="2EF964FE" w15:paraIdParent="165A9B2B" w15:done="1"/>
  <w15:commentEx w15:paraId="3F0611A8" w15:paraIdParent="165A9B2B" w15:done="1"/>
  <w15:commentEx w15:paraId="7B3A5F28" w15:done="0"/>
  <w15:commentEx w15:paraId="5D8458F0" w15:paraIdParent="7B3A5F28" w15:done="0"/>
  <w15:commentEx w15:paraId="47B595B5" w15:paraIdParent="7B3A5F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C843FD" w16cid:durableId="79C3B78A"/>
  <w16cid:commentId w16cid:paraId="49492168" w16cid:durableId="7D0DF1CA"/>
  <w16cid:commentId w16cid:paraId="165A9B2B" w16cid:durableId="424D2FEE"/>
  <w16cid:commentId w16cid:paraId="2EF964FE" w16cid:durableId="6C9CAE47"/>
  <w16cid:commentId w16cid:paraId="3F0611A8" w16cid:durableId="470A7278"/>
  <w16cid:commentId w16cid:paraId="7B3A5F28" w16cid:durableId="766692B8"/>
  <w16cid:commentId w16cid:paraId="5D8458F0" w16cid:durableId="651ABB89"/>
  <w16cid:commentId w16cid:paraId="47B595B5" w16cid:durableId="526E9B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50B1E" w14:textId="77777777" w:rsidR="00636950" w:rsidRDefault="00636950" w:rsidP="00BC403B">
      <w:r>
        <w:separator/>
      </w:r>
    </w:p>
  </w:endnote>
  <w:endnote w:type="continuationSeparator" w:id="0">
    <w:p w14:paraId="17CA3267" w14:textId="77777777" w:rsidR="00636950" w:rsidRDefault="00636950" w:rsidP="00BC403B">
      <w:r>
        <w:continuationSeparator/>
      </w:r>
    </w:p>
  </w:endnote>
  <w:endnote w:type="continuationNotice" w:id="1">
    <w:p w14:paraId="6588EE91" w14:textId="77777777" w:rsidR="00636950" w:rsidRDefault="006369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Bahnschrift Light"/>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FCDD" w14:textId="77777777" w:rsidR="00636950" w:rsidRDefault="00636950" w:rsidP="00BC403B">
      <w:r>
        <w:separator/>
      </w:r>
    </w:p>
  </w:footnote>
  <w:footnote w:type="continuationSeparator" w:id="0">
    <w:p w14:paraId="1AEFB6B7" w14:textId="77777777" w:rsidR="00636950" w:rsidRDefault="00636950" w:rsidP="00BC403B">
      <w:r>
        <w:continuationSeparator/>
      </w:r>
    </w:p>
  </w:footnote>
  <w:footnote w:type="continuationNotice" w:id="1">
    <w:p w14:paraId="58D2BC14" w14:textId="77777777" w:rsidR="00636950" w:rsidRDefault="006369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D3283C" w:rsidRPr="008D21BE" w14:paraId="79BA4656" w14:textId="77777777" w:rsidTr="007F1D67">
      <w:trPr>
        <w:trHeight w:val="699"/>
      </w:trPr>
      <w:tc>
        <w:tcPr>
          <w:tcW w:w="3026" w:type="dxa"/>
          <w:vMerge w:val="restart"/>
        </w:tcPr>
        <w:p w14:paraId="48352CD9" w14:textId="77777777" w:rsidR="00D3283C" w:rsidRPr="008D21BE" w:rsidRDefault="00D3283C" w:rsidP="00D3283C">
          <w:pPr>
            <w:pStyle w:val="Encabezado"/>
            <w:jc w:val="both"/>
            <w:rPr>
              <w:i w:val="0"/>
              <w:iCs/>
            </w:rPr>
          </w:pPr>
          <w:r w:rsidRPr="008D21BE">
            <w:rPr>
              <w:i w:val="0"/>
              <w:iCs/>
            </w:rPr>
            <w:drawing>
              <wp:anchor distT="0" distB="0" distL="114300" distR="114300" simplePos="0" relativeHeight="251659264" behindDoc="0" locked="0" layoutInCell="1" allowOverlap="1" wp14:anchorId="2D5A284C" wp14:editId="76C8C213">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1ECEA080" w14:textId="77777777" w:rsidR="00D3283C" w:rsidRDefault="00D3283C" w:rsidP="00D3283C">
          <w:pPr>
            <w:pStyle w:val="Encabezado"/>
            <w:jc w:val="left"/>
            <w:rPr>
              <w:i w:val="0"/>
              <w:iCs/>
              <w:szCs w:val="20"/>
            </w:rPr>
          </w:pPr>
          <w:r w:rsidRPr="008D21BE">
            <w:rPr>
              <w:i w:val="0"/>
              <w:iCs/>
              <w:szCs w:val="20"/>
            </w:rPr>
            <w:t>PROCEDIMIENTO DE</w:t>
          </w:r>
          <w:r>
            <w:rPr>
              <w:i w:val="0"/>
              <w:iCs/>
              <w:szCs w:val="20"/>
            </w:rPr>
            <w:t>L</w:t>
          </w:r>
        </w:p>
        <w:p w14:paraId="0BF177B2" w14:textId="77777777" w:rsidR="00D3283C" w:rsidRDefault="00D3283C" w:rsidP="00D3283C">
          <w:pPr>
            <w:pStyle w:val="Encabezado"/>
            <w:jc w:val="left"/>
            <w:rPr>
              <w:i w:val="0"/>
              <w:iCs/>
              <w:szCs w:val="20"/>
            </w:rPr>
          </w:pPr>
          <w:r>
            <w:rPr>
              <w:i w:val="0"/>
              <w:iCs/>
              <w:szCs w:val="20"/>
            </w:rPr>
            <w:t>CORREO ELECTRÓNICO Y</w:t>
          </w:r>
        </w:p>
        <w:p w14:paraId="7B9DE380" w14:textId="1718015D" w:rsidR="00D3283C" w:rsidRPr="008D21BE" w:rsidRDefault="00D3283C" w:rsidP="00D3283C">
          <w:pPr>
            <w:pStyle w:val="Encabezado"/>
            <w:jc w:val="left"/>
            <w:rPr>
              <w:i w:val="0"/>
              <w:iCs/>
              <w:szCs w:val="20"/>
            </w:rPr>
          </w:pPr>
          <w:r>
            <w:rPr>
              <w:i w:val="0"/>
              <w:iCs/>
              <w:szCs w:val="20"/>
            </w:rPr>
            <w:t>LA NAVEGACIÓN WEB</w:t>
          </w:r>
        </w:p>
      </w:tc>
      <w:tc>
        <w:tcPr>
          <w:tcW w:w="3026" w:type="dxa"/>
        </w:tcPr>
        <w:p w14:paraId="732DA759" w14:textId="77777777" w:rsidR="00D3283C" w:rsidRPr="008D21BE" w:rsidRDefault="00D3283C" w:rsidP="00D3283C">
          <w:pPr>
            <w:pStyle w:val="Encabezado"/>
            <w:jc w:val="left"/>
            <w:rPr>
              <w:i w:val="0"/>
              <w:iCs/>
            </w:rPr>
          </w:pPr>
        </w:p>
        <w:p w14:paraId="3979F94B" w14:textId="4E64ECB3" w:rsidR="00D3283C" w:rsidRPr="00D3283C" w:rsidRDefault="00D3283C" w:rsidP="00D3283C">
          <w:pPr>
            <w:pStyle w:val="Encabezado"/>
            <w:jc w:val="left"/>
            <w:rPr>
              <w:i w:val="0"/>
              <w:iCs/>
            </w:rPr>
          </w:pPr>
          <w:r w:rsidRPr="00D3283C">
            <w:rPr>
              <w:i w:val="0"/>
              <w:iCs/>
            </w:rPr>
            <w:t>Código: PRO-016.01</w:t>
          </w:r>
        </w:p>
        <w:p w14:paraId="175D84BF" w14:textId="77777777" w:rsidR="00D3283C" w:rsidRPr="008D21BE" w:rsidRDefault="00D3283C" w:rsidP="00D3283C">
          <w:pPr>
            <w:pStyle w:val="Encabezado"/>
            <w:jc w:val="left"/>
            <w:rPr>
              <w:i w:val="0"/>
              <w:iCs/>
            </w:rPr>
          </w:pPr>
        </w:p>
      </w:tc>
    </w:tr>
    <w:tr w:rsidR="00D3283C" w:rsidRPr="008D21BE" w14:paraId="43BC6421" w14:textId="77777777" w:rsidTr="007F1D67">
      <w:trPr>
        <w:trHeight w:val="746"/>
      </w:trPr>
      <w:tc>
        <w:tcPr>
          <w:tcW w:w="3026" w:type="dxa"/>
          <w:vMerge/>
        </w:tcPr>
        <w:p w14:paraId="7A293EDC" w14:textId="77777777" w:rsidR="00D3283C" w:rsidRPr="008D21BE" w:rsidRDefault="00D3283C" w:rsidP="00D3283C">
          <w:pPr>
            <w:pStyle w:val="Encabezado"/>
            <w:rPr>
              <w:b/>
              <w:bCs/>
            </w:rPr>
          </w:pPr>
        </w:p>
      </w:tc>
      <w:tc>
        <w:tcPr>
          <w:tcW w:w="3026" w:type="dxa"/>
        </w:tcPr>
        <w:p w14:paraId="1B5D743C" w14:textId="77777777" w:rsidR="00D3283C" w:rsidRPr="008D21BE" w:rsidRDefault="00D3283C" w:rsidP="00D3283C">
          <w:pPr>
            <w:pStyle w:val="Encabezado"/>
            <w:jc w:val="both"/>
            <w:rPr>
              <w:iCs/>
            </w:rPr>
          </w:pPr>
          <w:r w:rsidRPr="008D21BE">
            <w:rPr>
              <w:i w:val="0"/>
              <w:iCs/>
            </w:rPr>
            <w:t>USO OFICIAL INTERNO</w:t>
          </w:r>
        </w:p>
        <w:p w14:paraId="6B40F471" w14:textId="6BE6B5B8" w:rsidR="00D3283C" w:rsidRPr="008D21BE" w:rsidRDefault="00D3283C" w:rsidP="00D3283C">
          <w:pPr>
            <w:pStyle w:val="Encabezado"/>
            <w:jc w:val="left"/>
            <w:rPr>
              <w:i w:val="0"/>
              <w:iCs/>
            </w:rPr>
          </w:pPr>
        </w:p>
      </w:tc>
      <w:tc>
        <w:tcPr>
          <w:tcW w:w="3026" w:type="dxa"/>
        </w:tcPr>
        <w:p w14:paraId="35EE7A4E" w14:textId="77777777" w:rsidR="00D3283C" w:rsidRPr="008D21BE" w:rsidRDefault="00D3283C" w:rsidP="00D3283C">
          <w:pPr>
            <w:pStyle w:val="Encabezado"/>
            <w:jc w:val="left"/>
            <w:rPr>
              <w:i w:val="0"/>
              <w:iCs/>
            </w:rPr>
          </w:pPr>
        </w:p>
        <w:p w14:paraId="18D6C181" w14:textId="08A6FB19" w:rsidR="00D3283C" w:rsidRPr="00D3283C" w:rsidRDefault="00D3283C" w:rsidP="00D3283C">
          <w:pPr>
            <w:pStyle w:val="Encabezado"/>
            <w:jc w:val="left"/>
            <w:rPr>
              <w:i w:val="0"/>
              <w:iCs/>
            </w:rPr>
          </w:pPr>
          <w:r w:rsidRPr="00D3283C">
            <w:rPr>
              <w:i w:val="0"/>
              <w:iCs/>
            </w:rPr>
            <w:t>Fecha de vigor: 1</w:t>
          </w:r>
          <w:r w:rsidR="00457ABE">
            <w:rPr>
              <w:i w:val="0"/>
              <w:iCs/>
            </w:rPr>
            <w:t>2</w:t>
          </w:r>
          <w:r w:rsidRPr="00D3283C">
            <w:rPr>
              <w:i w:val="0"/>
              <w:iCs/>
            </w:rPr>
            <w:t>/03/2025</w:t>
          </w:r>
        </w:p>
        <w:p w14:paraId="01CA2A10" w14:textId="77777777" w:rsidR="00D3283C" w:rsidRPr="008D21BE" w:rsidRDefault="00D3283C" w:rsidP="00D3283C">
          <w:pPr>
            <w:pStyle w:val="Encabezado"/>
            <w:jc w:val="left"/>
            <w:rPr>
              <w:i w:val="0"/>
              <w:iCs/>
            </w:rPr>
          </w:pPr>
        </w:p>
      </w:tc>
    </w:tr>
  </w:tbl>
  <w:p w14:paraId="16664B68" w14:textId="2EC149B3" w:rsidR="002753CC" w:rsidRPr="00D3283C" w:rsidRDefault="002753CC" w:rsidP="00D328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424CAE3A"/>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0000005"/>
    <w:multiLevelType w:val="hybridMultilevel"/>
    <w:tmpl w:val="DAD6CE84"/>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0000007"/>
    <w:multiLevelType w:val="hybridMultilevel"/>
    <w:tmpl w:val="1520F016"/>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0000008"/>
    <w:multiLevelType w:val="hybridMultilevel"/>
    <w:tmpl w:val="0D3AB930"/>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0000009"/>
    <w:multiLevelType w:val="hybridMultilevel"/>
    <w:tmpl w:val="BE3C94A2"/>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6"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7" w15:restartNumberingAfterBreak="0">
    <w:nsid w:val="0D610374"/>
    <w:multiLevelType w:val="hybridMultilevel"/>
    <w:tmpl w:val="4B64C5E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0E563460"/>
    <w:multiLevelType w:val="hybridMultilevel"/>
    <w:tmpl w:val="5346FA74"/>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E7E33FB"/>
    <w:multiLevelType w:val="hybridMultilevel"/>
    <w:tmpl w:val="0CA470A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45D61F3"/>
    <w:multiLevelType w:val="hybridMultilevel"/>
    <w:tmpl w:val="C816A11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1" w15:restartNumberingAfterBreak="0">
    <w:nsid w:val="166B3BD2"/>
    <w:multiLevelType w:val="hybridMultilevel"/>
    <w:tmpl w:val="37868888"/>
    <w:lvl w:ilvl="0" w:tplc="3A4858C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4D14EC"/>
    <w:multiLevelType w:val="hybridMultilevel"/>
    <w:tmpl w:val="93F6D9E8"/>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6"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5" w15:restartNumberingAfterBreak="0">
    <w:nsid w:val="4F1F2346"/>
    <w:multiLevelType w:val="hybridMultilevel"/>
    <w:tmpl w:val="F1002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235471"/>
    <w:multiLevelType w:val="multilevel"/>
    <w:tmpl w:val="DECCB376"/>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0"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11B1008"/>
    <w:multiLevelType w:val="hybridMultilevel"/>
    <w:tmpl w:val="E59C4E28"/>
    <w:lvl w:ilvl="0" w:tplc="3A4858C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33"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8" w15:restartNumberingAfterBreak="0">
    <w:nsid w:val="6DEB1882"/>
    <w:multiLevelType w:val="multilevel"/>
    <w:tmpl w:val="ED602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36D1F"/>
    <w:multiLevelType w:val="hybridMultilevel"/>
    <w:tmpl w:val="BE3C94A2"/>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8911BB0"/>
    <w:multiLevelType w:val="hybridMultilevel"/>
    <w:tmpl w:val="DC344DA8"/>
    <w:lvl w:ilvl="0" w:tplc="0E902C48">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1234134">
    <w:abstractNumId w:val="29"/>
  </w:num>
  <w:num w:numId="2" w16cid:durableId="425081009">
    <w:abstractNumId w:val="6"/>
  </w:num>
  <w:num w:numId="3" w16cid:durableId="351960894">
    <w:abstractNumId w:val="37"/>
  </w:num>
  <w:num w:numId="4" w16cid:durableId="1941256381">
    <w:abstractNumId w:val="20"/>
  </w:num>
  <w:num w:numId="5" w16cid:durableId="1813984985">
    <w:abstractNumId w:val="26"/>
  </w:num>
  <w:num w:numId="6" w16cid:durableId="578367345">
    <w:abstractNumId w:val="22"/>
  </w:num>
  <w:num w:numId="7" w16cid:durableId="871259255">
    <w:abstractNumId w:val="43"/>
  </w:num>
  <w:num w:numId="8" w16cid:durableId="249318320">
    <w:abstractNumId w:val="30"/>
  </w:num>
  <w:num w:numId="9" w16cid:durableId="461657292">
    <w:abstractNumId w:val="41"/>
  </w:num>
  <w:num w:numId="10" w16cid:durableId="2118213574">
    <w:abstractNumId w:val="16"/>
  </w:num>
  <w:num w:numId="11" w16cid:durableId="1168986421">
    <w:abstractNumId w:val="21"/>
  </w:num>
  <w:num w:numId="12" w16cid:durableId="2106606064">
    <w:abstractNumId w:val="33"/>
  </w:num>
  <w:num w:numId="13" w16cid:durableId="1612588270">
    <w:abstractNumId w:val="27"/>
  </w:num>
  <w:num w:numId="14" w16cid:durableId="761952603">
    <w:abstractNumId w:val="32"/>
  </w:num>
  <w:num w:numId="15" w16cid:durableId="546994974">
    <w:abstractNumId w:val="18"/>
  </w:num>
  <w:num w:numId="16" w16cid:durableId="1608082194">
    <w:abstractNumId w:val="24"/>
  </w:num>
  <w:num w:numId="17" w16cid:durableId="1275555576">
    <w:abstractNumId w:val="36"/>
  </w:num>
  <w:num w:numId="18" w16cid:durableId="585651017">
    <w:abstractNumId w:val="35"/>
  </w:num>
  <w:num w:numId="19" w16cid:durableId="577207774">
    <w:abstractNumId w:val="19"/>
  </w:num>
  <w:num w:numId="20" w16cid:durableId="1908418236">
    <w:abstractNumId w:val="28"/>
  </w:num>
  <w:num w:numId="21" w16cid:durableId="765033274">
    <w:abstractNumId w:val="12"/>
  </w:num>
  <w:num w:numId="22" w16cid:durableId="699476995">
    <w:abstractNumId w:val="5"/>
  </w:num>
  <w:num w:numId="23" w16cid:durableId="431438905">
    <w:abstractNumId w:val="40"/>
  </w:num>
  <w:num w:numId="24" w16cid:durableId="220870188">
    <w:abstractNumId w:val="13"/>
  </w:num>
  <w:num w:numId="25" w16cid:durableId="272634033">
    <w:abstractNumId w:val="14"/>
  </w:num>
  <w:num w:numId="26" w16cid:durableId="1905984647">
    <w:abstractNumId w:val="23"/>
  </w:num>
  <w:num w:numId="27" w16cid:durableId="795098312">
    <w:abstractNumId w:val="34"/>
  </w:num>
  <w:num w:numId="28" w16cid:durableId="526673318">
    <w:abstractNumId w:val="10"/>
  </w:num>
  <w:num w:numId="29" w16cid:durableId="845292004">
    <w:abstractNumId w:val="7"/>
  </w:num>
  <w:num w:numId="30" w16cid:durableId="398867769">
    <w:abstractNumId w:val="9"/>
  </w:num>
  <w:num w:numId="31" w16cid:durableId="342704936">
    <w:abstractNumId w:val="2"/>
  </w:num>
  <w:num w:numId="32" w16cid:durableId="1244951932">
    <w:abstractNumId w:val="3"/>
  </w:num>
  <w:num w:numId="33" w16cid:durableId="1208640664">
    <w:abstractNumId w:val="42"/>
  </w:num>
  <w:num w:numId="34" w16cid:durableId="216363019">
    <w:abstractNumId w:val="0"/>
  </w:num>
  <w:num w:numId="35" w16cid:durableId="1223640728">
    <w:abstractNumId w:val="4"/>
  </w:num>
  <w:num w:numId="36" w16cid:durableId="50004036">
    <w:abstractNumId w:val="39"/>
  </w:num>
  <w:num w:numId="37" w16cid:durableId="219682441">
    <w:abstractNumId w:val="11"/>
  </w:num>
  <w:num w:numId="38" w16cid:durableId="1197085253">
    <w:abstractNumId w:val="31"/>
  </w:num>
  <w:num w:numId="39" w16cid:durableId="2136631609">
    <w:abstractNumId w:val="8"/>
  </w:num>
  <w:num w:numId="40" w16cid:durableId="1973050445">
    <w:abstractNumId w:val="1"/>
  </w:num>
  <w:num w:numId="41" w16cid:durableId="46153205">
    <w:abstractNumId w:val="38"/>
  </w:num>
  <w:num w:numId="42" w16cid:durableId="1820998181">
    <w:abstractNumId w:val="25"/>
  </w:num>
  <w:num w:numId="43" w16cid:durableId="525556472">
    <w:abstractNumId w:val="17"/>
  </w:num>
  <w:num w:numId="44" w16cid:durableId="1817837825">
    <w:abstractNumId w:val="1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Daniel Clemente Garrido">
    <w15:presenceInfo w15:providerId="AD" w15:userId="S::luis.clemente@spikatech.com::62efbb93-1922-437e-b9a4-48155c2f9c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397"/>
    <w:rsid w:val="000276A7"/>
    <w:rsid w:val="000300C6"/>
    <w:rsid w:val="000310D4"/>
    <w:rsid w:val="000311DE"/>
    <w:rsid w:val="00031701"/>
    <w:rsid w:val="00031868"/>
    <w:rsid w:val="00031D40"/>
    <w:rsid w:val="00032057"/>
    <w:rsid w:val="000321E7"/>
    <w:rsid w:val="00033C4B"/>
    <w:rsid w:val="00033F5F"/>
    <w:rsid w:val="00034A8A"/>
    <w:rsid w:val="00034FDF"/>
    <w:rsid w:val="000360F4"/>
    <w:rsid w:val="000364DC"/>
    <w:rsid w:val="00036EC6"/>
    <w:rsid w:val="00037584"/>
    <w:rsid w:val="00037F4D"/>
    <w:rsid w:val="0004018C"/>
    <w:rsid w:val="000406D3"/>
    <w:rsid w:val="00041468"/>
    <w:rsid w:val="00041789"/>
    <w:rsid w:val="00042AFC"/>
    <w:rsid w:val="00043566"/>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4375"/>
    <w:rsid w:val="00054CDC"/>
    <w:rsid w:val="00054D01"/>
    <w:rsid w:val="00054F48"/>
    <w:rsid w:val="000552BD"/>
    <w:rsid w:val="00055965"/>
    <w:rsid w:val="00056119"/>
    <w:rsid w:val="00056472"/>
    <w:rsid w:val="00057621"/>
    <w:rsid w:val="00060DC4"/>
    <w:rsid w:val="00060E93"/>
    <w:rsid w:val="0006129C"/>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646"/>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5342"/>
    <w:rsid w:val="000A6184"/>
    <w:rsid w:val="000A62E9"/>
    <w:rsid w:val="000A64CD"/>
    <w:rsid w:val="000A6910"/>
    <w:rsid w:val="000A70BC"/>
    <w:rsid w:val="000B1958"/>
    <w:rsid w:val="000B19CD"/>
    <w:rsid w:val="000B23D3"/>
    <w:rsid w:val="000B2C86"/>
    <w:rsid w:val="000B3905"/>
    <w:rsid w:val="000B3BCB"/>
    <w:rsid w:val="000B554E"/>
    <w:rsid w:val="000B621B"/>
    <w:rsid w:val="000B6723"/>
    <w:rsid w:val="000C1335"/>
    <w:rsid w:val="000C1BC2"/>
    <w:rsid w:val="000C29D6"/>
    <w:rsid w:val="000C2E1F"/>
    <w:rsid w:val="000C321C"/>
    <w:rsid w:val="000C3B3D"/>
    <w:rsid w:val="000C59D5"/>
    <w:rsid w:val="000C5C6C"/>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070F9"/>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5CF8"/>
    <w:rsid w:val="001266EA"/>
    <w:rsid w:val="00126B08"/>
    <w:rsid w:val="00126CE3"/>
    <w:rsid w:val="00127044"/>
    <w:rsid w:val="0012704A"/>
    <w:rsid w:val="00131583"/>
    <w:rsid w:val="001319F8"/>
    <w:rsid w:val="00131A66"/>
    <w:rsid w:val="00131C94"/>
    <w:rsid w:val="001351EC"/>
    <w:rsid w:val="00135A6F"/>
    <w:rsid w:val="00136F1E"/>
    <w:rsid w:val="00137957"/>
    <w:rsid w:val="00137C9B"/>
    <w:rsid w:val="00137D28"/>
    <w:rsid w:val="001412AA"/>
    <w:rsid w:val="00141705"/>
    <w:rsid w:val="00141D97"/>
    <w:rsid w:val="0014266A"/>
    <w:rsid w:val="00142EA9"/>
    <w:rsid w:val="0014374E"/>
    <w:rsid w:val="001438FC"/>
    <w:rsid w:val="00145084"/>
    <w:rsid w:val="001450BA"/>
    <w:rsid w:val="00145A22"/>
    <w:rsid w:val="00146500"/>
    <w:rsid w:val="001475EC"/>
    <w:rsid w:val="00147702"/>
    <w:rsid w:val="00147D91"/>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230"/>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46C2"/>
    <w:rsid w:val="00175A4D"/>
    <w:rsid w:val="001771AE"/>
    <w:rsid w:val="001775C7"/>
    <w:rsid w:val="0017784A"/>
    <w:rsid w:val="001800E5"/>
    <w:rsid w:val="00180D8E"/>
    <w:rsid w:val="0018176C"/>
    <w:rsid w:val="001818F3"/>
    <w:rsid w:val="00182EB4"/>
    <w:rsid w:val="00184536"/>
    <w:rsid w:val="0018475B"/>
    <w:rsid w:val="00184C05"/>
    <w:rsid w:val="001854DE"/>
    <w:rsid w:val="0018588A"/>
    <w:rsid w:val="00185BCF"/>
    <w:rsid w:val="00186297"/>
    <w:rsid w:val="001869F5"/>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2BFB"/>
    <w:rsid w:val="001A323E"/>
    <w:rsid w:val="001A33D0"/>
    <w:rsid w:val="001A3AF7"/>
    <w:rsid w:val="001A3C94"/>
    <w:rsid w:val="001A407A"/>
    <w:rsid w:val="001A4916"/>
    <w:rsid w:val="001A4973"/>
    <w:rsid w:val="001A582B"/>
    <w:rsid w:val="001A6294"/>
    <w:rsid w:val="001A7041"/>
    <w:rsid w:val="001B03B0"/>
    <w:rsid w:val="001B2947"/>
    <w:rsid w:val="001B2C4C"/>
    <w:rsid w:val="001B3CB9"/>
    <w:rsid w:val="001B4B0B"/>
    <w:rsid w:val="001B4BA2"/>
    <w:rsid w:val="001B6148"/>
    <w:rsid w:val="001B6ADD"/>
    <w:rsid w:val="001B7299"/>
    <w:rsid w:val="001C00F2"/>
    <w:rsid w:val="001C049A"/>
    <w:rsid w:val="001C1A00"/>
    <w:rsid w:val="001C1F51"/>
    <w:rsid w:val="001C22A6"/>
    <w:rsid w:val="001C247A"/>
    <w:rsid w:val="001C2719"/>
    <w:rsid w:val="001C3333"/>
    <w:rsid w:val="001C33C3"/>
    <w:rsid w:val="001C36CB"/>
    <w:rsid w:val="001C3995"/>
    <w:rsid w:val="001C43A6"/>
    <w:rsid w:val="001C6F37"/>
    <w:rsid w:val="001C73D3"/>
    <w:rsid w:val="001C75EF"/>
    <w:rsid w:val="001C776A"/>
    <w:rsid w:val="001C79E1"/>
    <w:rsid w:val="001D0803"/>
    <w:rsid w:val="001D2B97"/>
    <w:rsid w:val="001D304C"/>
    <w:rsid w:val="001D375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684"/>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64"/>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3A6"/>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68BE"/>
    <w:rsid w:val="00237109"/>
    <w:rsid w:val="00237724"/>
    <w:rsid w:val="00240597"/>
    <w:rsid w:val="00241BC7"/>
    <w:rsid w:val="00241C9E"/>
    <w:rsid w:val="00244021"/>
    <w:rsid w:val="00244040"/>
    <w:rsid w:val="002443A3"/>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565B"/>
    <w:rsid w:val="0025622E"/>
    <w:rsid w:val="002562F4"/>
    <w:rsid w:val="00256608"/>
    <w:rsid w:val="00256AC8"/>
    <w:rsid w:val="00256DE6"/>
    <w:rsid w:val="00256F04"/>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3B81"/>
    <w:rsid w:val="00274BB9"/>
    <w:rsid w:val="00274D06"/>
    <w:rsid w:val="002753CC"/>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2C6C"/>
    <w:rsid w:val="00293365"/>
    <w:rsid w:val="00293F95"/>
    <w:rsid w:val="00294333"/>
    <w:rsid w:val="002946FC"/>
    <w:rsid w:val="0029526D"/>
    <w:rsid w:val="002954C6"/>
    <w:rsid w:val="00295C47"/>
    <w:rsid w:val="00295C75"/>
    <w:rsid w:val="00295F36"/>
    <w:rsid w:val="00296166"/>
    <w:rsid w:val="002969C0"/>
    <w:rsid w:val="00296E6A"/>
    <w:rsid w:val="00297363"/>
    <w:rsid w:val="00297F9D"/>
    <w:rsid w:val="002A061A"/>
    <w:rsid w:val="002A10FF"/>
    <w:rsid w:val="002A1F05"/>
    <w:rsid w:val="002A301B"/>
    <w:rsid w:val="002A3942"/>
    <w:rsid w:val="002A4523"/>
    <w:rsid w:val="002A5503"/>
    <w:rsid w:val="002A56C7"/>
    <w:rsid w:val="002A5B21"/>
    <w:rsid w:val="002A5CEE"/>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1DDC"/>
    <w:rsid w:val="00302A73"/>
    <w:rsid w:val="00302B82"/>
    <w:rsid w:val="00302D47"/>
    <w:rsid w:val="00302E07"/>
    <w:rsid w:val="00303399"/>
    <w:rsid w:val="00303B67"/>
    <w:rsid w:val="00303C37"/>
    <w:rsid w:val="00303C67"/>
    <w:rsid w:val="0030436C"/>
    <w:rsid w:val="0030517F"/>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B94"/>
    <w:rsid w:val="00317FA3"/>
    <w:rsid w:val="00321AA8"/>
    <w:rsid w:val="00322CF9"/>
    <w:rsid w:val="00323A68"/>
    <w:rsid w:val="00323AEB"/>
    <w:rsid w:val="00323FF1"/>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BBC"/>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40C"/>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D21"/>
    <w:rsid w:val="00392BDE"/>
    <w:rsid w:val="00392DFF"/>
    <w:rsid w:val="003935C5"/>
    <w:rsid w:val="00394959"/>
    <w:rsid w:val="00395282"/>
    <w:rsid w:val="003957D1"/>
    <w:rsid w:val="0039680D"/>
    <w:rsid w:val="00396EAF"/>
    <w:rsid w:val="003A064E"/>
    <w:rsid w:val="003A1CAC"/>
    <w:rsid w:val="003A219F"/>
    <w:rsid w:val="003A427D"/>
    <w:rsid w:val="003A4662"/>
    <w:rsid w:val="003A484E"/>
    <w:rsid w:val="003A5526"/>
    <w:rsid w:val="003A5B6F"/>
    <w:rsid w:val="003A5BD7"/>
    <w:rsid w:val="003A60FF"/>
    <w:rsid w:val="003A61A6"/>
    <w:rsid w:val="003A6C44"/>
    <w:rsid w:val="003A6C97"/>
    <w:rsid w:val="003B20BA"/>
    <w:rsid w:val="003B3E73"/>
    <w:rsid w:val="003B408E"/>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3F55"/>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5FC6"/>
    <w:rsid w:val="00406D9A"/>
    <w:rsid w:val="00406EAF"/>
    <w:rsid w:val="0040767F"/>
    <w:rsid w:val="00411E5A"/>
    <w:rsid w:val="00411F4B"/>
    <w:rsid w:val="00413D85"/>
    <w:rsid w:val="00414287"/>
    <w:rsid w:val="0041430F"/>
    <w:rsid w:val="004155E0"/>
    <w:rsid w:val="004158C5"/>
    <w:rsid w:val="00416BE6"/>
    <w:rsid w:val="00416FFF"/>
    <w:rsid w:val="00417553"/>
    <w:rsid w:val="00420EF7"/>
    <w:rsid w:val="00420F70"/>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80E"/>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57ABE"/>
    <w:rsid w:val="00461F0C"/>
    <w:rsid w:val="004622A9"/>
    <w:rsid w:val="0046355A"/>
    <w:rsid w:val="00465436"/>
    <w:rsid w:val="00465BB3"/>
    <w:rsid w:val="00465CF9"/>
    <w:rsid w:val="00465ED0"/>
    <w:rsid w:val="004664EE"/>
    <w:rsid w:val="00466703"/>
    <w:rsid w:val="00466FAA"/>
    <w:rsid w:val="00467789"/>
    <w:rsid w:val="00467934"/>
    <w:rsid w:val="0046799B"/>
    <w:rsid w:val="00467E9E"/>
    <w:rsid w:val="00467F1F"/>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709"/>
    <w:rsid w:val="00487936"/>
    <w:rsid w:val="00491498"/>
    <w:rsid w:val="00491AEF"/>
    <w:rsid w:val="004932E7"/>
    <w:rsid w:val="00494507"/>
    <w:rsid w:val="00494C06"/>
    <w:rsid w:val="00495116"/>
    <w:rsid w:val="00495CDD"/>
    <w:rsid w:val="00495D08"/>
    <w:rsid w:val="00495EDB"/>
    <w:rsid w:val="004978B6"/>
    <w:rsid w:val="00497F4B"/>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A72"/>
    <w:rsid w:val="004B4BF8"/>
    <w:rsid w:val="004B4E01"/>
    <w:rsid w:val="004B4F84"/>
    <w:rsid w:val="004B51EE"/>
    <w:rsid w:val="004B594E"/>
    <w:rsid w:val="004B6792"/>
    <w:rsid w:val="004B6E53"/>
    <w:rsid w:val="004B79B7"/>
    <w:rsid w:val="004B79DE"/>
    <w:rsid w:val="004B7E8D"/>
    <w:rsid w:val="004C0D9A"/>
    <w:rsid w:val="004C104E"/>
    <w:rsid w:val="004C348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39C"/>
    <w:rsid w:val="004D4DA1"/>
    <w:rsid w:val="004D5005"/>
    <w:rsid w:val="004D55FB"/>
    <w:rsid w:val="004D6A2B"/>
    <w:rsid w:val="004D7EE5"/>
    <w:rsid w:val="004E052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3A"/>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0BA6"/>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5E75"/>
    <w:rsid w:val="00527100"/>
    <w:rsid w:val="005274D5"/>
    <w:rsid w:val="00527765"/>
    <w:rsid w:val="005277E4"/>
    <w:rsid w:val="00530109"/>
    <w:rsid w:val="005309B2"/>
    <w:rsid w:val="00531EDF"/>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93"/>
    <w:rsid w:val="005558CA"/>
    <w:rsid w:val="005567CB"/>
    <w:rsid w:val="005567E1"/>
    <w:rsid w:val="00556B61"/>
    <w:rsid w:val="005578B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22DE"/>
    <w:rsid w:val="00582631"/>
    <w:rsid w:val="00582C18"/>
    <w:rsid w:val="00583F8F"/>
    <w:rsid w:val="00584600"/>
    <w:rsid w:val="00585755"/>
    <w:rsid w:val="00585AFB"/>
    <w:rsid w:val="0059074C"/>
    <w:rsid w:val="00590868"/>
    <w:rsid w:val="00590F6E"/>
    <w:rsid w:val="00595311"/>
    <w:rsid w:val="00595393"/>
    <w:rsid w:val="00595837"/>
    <w:rsid w:val="0059651E"/>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5B"/>
    <w:rsid w:val="00623EB9"/>
    <w:rsid w:val="00624648"/>
    <w:rsid w:val="0062471A"/>
    <w:rsid w:val="00624925"/>
    <w:rsid w:val="00624BC6"/>
    <w:rsid w:val="00624CC7"/>
    <w:rsid w:val="006252F6"/>
    <w:rsid w:val="006257E4"/>
    <w:rsid w:val="00626835"/>
    <w:rsid w:val="00627944"/>
    <w:rsid w:val="006307F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50"/>
    <w:rsid w:val="006369CA"/>
    <w:rsid w:val="00637626"/>
    <w:rsid w:val="0064093D"/>
    <w:rsid w:val="00640E23"/>
    <w:rsid w:val="00641B9A"/>
    <w:rsid w:val="006423FD"/>
    <w:rsid w:val="00642A4E"/>
    <w:rsid w:val="00642CE0"/>
    <w:rsid w:val="0064373E"/>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5EE"/>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922"/>
    <w:rsid w:val="00664C41"/>
    <w:rsid w:val="00665730"/>
    <w:rsid w:val="006659FB"/>
    <w:rsid w:val="00665D89"/>
    <w:rsid w:val="00665DA5"/>
    <w:rsid w:val="0066668D"/>
    <w:rsid w:val="00666BBC"/>
    <w:rsid w:val="00666EC9"/>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34C2"/>
    <w:rsid w:val="00683F0D"/>
    <w:rsid w:val="00684FFE"/>
    <w:rsid w:val="006860FF"/>
    <w:rsid w:val="00686C8C"/>
    <w:rsid w:val="00687193"/>
    <w:rsid w:val="006879AA"/>
    <w:rsid w:val="006879C4"/>
    <w:rsid w:val="0069067C"/>
    <w:rsid w:val="00690DC2"/>
    <w:rsid w:val="006929CF"/>
    <w:rsid w:val="00692A15"/>
    <w:rsid w:val="00693649"/>
    <w:rsid w:val="00694858"/>
    <w:rsid w:val="00695A3D"/>
    <w:rsid w:val="006967D4"/>
    <w:rsid w:val="00696AAD"/>
    <w:rsid w:val="00697007"/>
    <w:rsid w:val="00697053"/>
    <w:rsid w:val="0069750A"/>
    <w:rsid w:val="006977B1"/>
    <w:rsid w:val="006A0EE2"/>
    <w:rsid w:val="006A0F1F"/>
    <w:rsid w:val="006A1844"/>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082E"/>
    <w:rsid w:val="006C106B"/>
    <w:rsid w:val="006C130D"/>
    <w:rsid w:val="006C1E66"/>
    <w:rsid w:val="006C3BCF"/>
    <w:rsid w:val="006C3D5C"/>
    <w:rsid w:val="006C3E06"/>
    <w:rsid w:val="006C4B14"/>
    <w:rsid w:val="006C4D2E"/>
    <w:rsid w:val="006C4E2E"/>
    <w:rsid w:val="006C57F9"/>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881"/>
    <w:rsid w:val="006E4A0A"/>
    <w:rsid w:val="006E4AAD"/>
    <w:rsid w:val="006E4C4A"/>
    <w:rsid w:val="006E5367"/>
    <w:rsid w:val="006E6929"/>
    <w:rsid w:val="006E697B"/>
    <w:rsid w:val="006E71F0"/>
    <w:rsid w:val="006E7A41"/>
    <w:rsid w:val="006F11AC"/>
    <w:rsid w:val="006F12E1"/>
    <w:rsid w:val="006F1320"/>
    <w:rsid w:val="006F1CD3"/>
    <w:rsid w:val="006F1D97"/>
    <w:rsid w:val="006F1E1A"/>
    <w:rsid w:val="006F213C"/>
    <w:rsid w:val="006F324F"/>
    <w:rsid w:val="006F4A10"/>
    <w:rsid w:val="006F4B85"/>
    <w:rsid w:val="006F4DFC"/>
    <w:rsid w:val="006F505E"/>
    <w:rsid w:val="006F538A"/>
    <w:rsid w:val="006F5DD4"/>
    <w:rsid w:val="006F5F9C"/>
    <w:rsid w:val="006F6350"/>
    <w:rsid w:val="006F65B2"/>
    <w:rsid w:val="006F68C0"/>
    <w:rsid w:val="0070018D"/>
    <w:rsid w:val="00700F48"/>
    <w:rsid w:val="00700FB9"/>
    <w:rsid w:val="007013A5"/>
    <w:rsid w:val="00701F91"/>
    <w:rsid w:val="00702B82"/>
    <w:rsid w:val="00702BB8"/>
    <w:rsid w:val="00703496"/>
    <w:rsid w:val="00703620"/>
    <w:rsid w:val="00703AD7"/>
    <w:rsid w:val="00704CDC"/>
    <w:rsid w:val="007059B4"/>
    <w:rsid w:val="007066C3"/>
    <w:rsid w:val="007067A2"/>
    <w:rsid w:val="00707528"/>
    <w:rsid w:val="00707A11"/>
    <w:rsid w:val="00707A69"/>
    <w:rsid w:val="007103A6"/>
    <w:rsid w:val="00710F63"/>
    <w:rsid w:val="007117B5"/>
    <w:rsid w:val="007128B3"/>
    <w:rsid w:val="00712A32"/>
    <w:rsid w:val="00713014"/>
    <w:rsid w:val="00714600"/>
    <w:rsid w:val="007150FB"/>
    <w:rsid w:val="00715A57"/>
    <w:rsid w:val="00716818"/>
    <w:rsid w:val="00716EAC"/>
    <w:rsid w:val="007206F8"/>
    <w:rsid w:val="00720ECA"/>
    <w:rsid w:val="00720F69"/>
    <w:rsid w:val="00721388"/>
    <w:rsid w:val="0072156C"/>
    <w:rsid w:val="00722C6F"/>
    <w:rsid w:val="00723F57"/>
    <w:rsid w:val="00724B16"/>
    <w:rsid w:val="00726071"/>
    <w:rsid w:val="00726233"/>
    <w:rsid w:val="00726471"/>
    <w:rsid w:val="00726474"/>
    <w:rsid w:val="0072653B"/>
    <w:rsid w:val="00726952"/>
    <w:rsid w:val="007270B4"/>
    <w:rsid w:val="00730299"/>
    <w:rsid w:val="00730649"/>
    <w:rsid w:val="00732393"/>
    <w:rsid w:val="00732C28"/>
    <w:rsid w:val="00732D4B"/>
    <w:rsid w:val="00732FE1"/>
    <w:rsid w:val="0073399B"/>
    <w:rsid w:val="00733F20"/>
    <w:rsid w:val="00734387"/>
    <w:rsid w:val="00736E01"/>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0C5"/>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28A0"/>
    <w:rsid w:val="007934EC"/>
    <w:rsid w:val="00793DB2"/>
    <w:rsid w:val="00793EF0"/>
    <w:rsid w:val="007953A5"/>
    <w:rsid w:val="007956A7"/>
    <w:rsid w:val="00795C2E"/>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676D"/>
    <w:rsid w:val="007A796E"/>
    <w:rsid w:val="007B00BD"/>
    <w:rsid w:val="007B14B1"/>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0DFF"/>
    <w:rsid w:val="007D1704"/>
    <w:rsid w:val="007D1AA0"/>
    <w:rsid w:val="007D2916"/>
    <w:rsid w:val="007D2962"/>
    <w:rsid w:val="007D2D05"/>
    <w:rsid w:val="007D4122"/>
    <w:rsid w:val="007D5BDE"/>
    <w:rsid w:val="007D6BD7"/>
    <w:rsid w:val="007E009C"/>
    <w:rsid w:val="007E012A"/>
    <w:rsid w:val="007E0B0D"/>
    <w:rsid w:val="007E0E97"/>
    <w:rsid w:val="007E2C56"/>
    <w:rsid w:val="007E2CE5"/>
    <w:rsid w:val="007E2F37"/>
    <w:rsid w:val="007E3B06"/>
    <w:rsid w:val="007E498C"/>
    <w:rsid w:val="007E5368"/>
    <w:rsid w:val="007E5536"/>
    <w:rsid w:val="007E59E8"/>
    <w:rsid w:val="007E5CD9"/>
    <w:rsid w:val="007E5CE2"/>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6E2A"/>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292A"/>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032B"/>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53"/>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520"/>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1DE9"/>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B6F"/>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2B2E"/>
    <w:rsid w:val="009630BB"/>
    <w:rsid w:val="009630D0"/>
    <w:rsid w:val="0096316F"/>
    <w:rsid w:val="009633A2"/>
    <w:rsid w:val="009633BE"/>
    <w:rsid w:val="009634FC"/>
    <w:rsid w:val="00963963"/>
    <w:rsid w:val="00964148"/>
    <w:rsid w:val="009641BD"/>
    <w:rsid w:val="0096441C"/>
    <w:rsid w:val="009646B7"/>
    <w:rsid w:val="00964E5C"/>
    <w:rsid w:val="009652E6"/>
    <w:rsid w:val="00965756"/>
    <w:rsid w:val="0096646F"/>
    <w:rsid w:val="009664BA"/>
    <w:rsid w:val="00967D83"/>
    <w:rsid w:val="00973E29"/>
    <w:rsid w:val="0097520D"/>
    <w:rsid w:val="00976B9F"/>
    <w:rsid w:val="00977BB1"/>
    <w:rsid w:val="00977BFB"/>
    <w:rsid w:val="00980983"/>
    <w:rsid w:val="00980F14"/>
    <w:rsid w:val="009812DC"/>
    <w:rsid w:val="00983129"/>
    <w:rsid w:val="009836FA"/>
    <w:rsid w:val="009838FC"/>
    <w:rsid w:val="009847B2"/>
    <w:rsid w:val="00985E86"/>
    <w:rsid w:val="009861E4"/>
    <w:rsid w:val="0098719A"/>
    <w:rsid w:val="0098730F"/>
    <w:rsid w:val="00987D3E"/>
    <w:rsid w:val="0099019B"/>
    <w:rsid w:val="009909CF"/>
    <w:rsid w:val="00990B78"/>
    <w:rsid w:val="009929B9"/>
    <w:rsid w:val="00992A27"/>
    <w:rsid w:val="009938DD"/>
    <w:rsid w:val="009938FD"/>
    <w:rsid w:val="00993F9E"/>
    <w:rsid w:val="0099511E"/>
    <w:rsid w:val="00995C2C"/>
    <w:rsid w:val="00995D66"/>
    <w:rsid w:val="00996A14"/>
    <w:rsid w:val="00996E9E"/>
    <w:rsid w:val="009977EC"/>
    <w:rsid w:val="00997C24"/>
    <w:rsid w:val="009A0488"/>
    <w:rsid w:val="009A0740"/>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D78C2"/>
    <w:rsid w:val="009E0C28"/>
    <w:rsid w:val="009E1B1F"/>
    <w:rsid w:val="009E1BFF"/>
    <w:rsid w:val="009E1D3C"/>
    <w:rsid w:val="009E2A03"/>
    <w:rsid w:val="009E2CAD"/>
    <w:rsid w:val="009E3342"/>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3B9"/>
    <w:rsid w:val="00A024E0"/>
    <w:rsid w:val="00A02A6B"/>
    <w:rsid w:val="00A0317B"/>
    <w:rsid w:val="00A03439"/>
    <w:rsid w:val="00A03D05"/>
    <w:rsid w:val="00A04314"/>
    <w:rsid w:val="00A0544E"/>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57370"/>
    <w:rsid w:val="00A6078F"/>
    <w:rsid w:val="00A6081E"/>
    <w:rsid w:val="00A60C53"/>
    <w:rsid w:val="00A61F78"/>
    <w:rsid w:val="00A6491C"/>
    <w:rsid w:val="00A64949"/>
    <w:rsid w:val="00A6562E"/>
    <w:rsid w:val="00A65DD2"/>
    <w:rsid w:val="00A67318"/>
    <w:rsid w:val="00A67BCA"/>
    <w:rsid w:val="00A67DC5"/>
    <w:rsid w:val="00A67E66"/>
    <w:rsid w:val="00A701BA"/>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B7B7B"/>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6E79"/>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762"/>
    <w:rsid w:val="00B07BB9"/>
    <w:rsid w:val="00B07E58"/>
    <w:rsid w:val="00B10548"/>
    <w:rsid w:val="00B10812"/>
    <w:rsid w:val="00B10F4E"/>
    <w:rsid w:val="00B1282A"/>
    <w:rsid w:val="00B129F1"/>
    <w:rsid w:val="00B12E49"/>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80A"/>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0F15"/>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88D"/>
    <w:rsid w:val="00BE1ECD"/>
    <w:rsid w:val="00BE21CB"/>
    <w:rsid w:val="00BE2C4A"/>
    <w:rsid w:val="00BE3B66"/>
    <w:rsid w:val="00BE3BA3"/>
    <w:rsid w:val="00BE47E0"/>
    <w:rsid w:val="00BE4A9F"/>
    <w:rsid w:val="00BE4D83"/>
    <w:rsid w:val="00BE55B5"/>
    <w:rsid w:val="00BE6570"/>
    <w:rsid w:val="00BE6A89"/>
    <w:rsid w:val="00BE7C11"/>
    <w:rsid w:val="00BF0344"/>
    <w:rsid w:val="00BF0803"/>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6E38"/>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4EA8"/>
    <w:rsid w:val="00C25B90"/>
    <w:rsid w:val="00C25CA8"/>
    <w:rsid w:val="00C267DB"/>
    <w:rsid w:val="00C26EC0"/>
    <w:rsid w:val="00C27176"/>
    <w:rsid w:val="00C31B76"/>
    <w:rsid w:val="00C32537"/>
    <w:rsid w:val="00C32BDB"/>
    <w:rsid w:val="00C32C50"/>
    <w:rsid w:val="00C33680"/>
    <w:rsid w:val="00C34196"/>
    <w:rsid w:val="00C343EC"/>
    <w:rsid w:val="00C355BC"/>
    <w:rsid w:val="00C35723"/>
    <w:rsid w:val="00C35C18"/>
    <w:rsid w:val="00C36C25"/>
    <w:rsid w:val="00C36DEA"/>
    <w:rsid w:val="00C4017A"/>
    <w:rsid w:val="00C41271"/>
    <w:rsid w:val="00C41E16"/>
    <w:rsid w:val="00C42503"/>
    <w:rsid w:val="00C425FD"/>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25B0"/>
    <w:rsid w:val="00C53205"/>
    <w:rsid w:val="00C533DF"/>
    <w:rsid w:val="00C53564"/>
    <w:rsid w:val="00C53653"/>
    <w:rsid w:val="00C53DB0"/>
    <w:rsid w:val="00C548AB"/>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406"/>
    <w:rsid w:val="00C71EE9"/>
    <w:rsid w:val="00C72FDD"/>
    <w:rsid w:val="00C732C0"/>
    <w:rsid w:val="00C73704"/>
    <w:rsid w:val="00C7383B"/>
    <w:rsid w:val="00C73887"/>
    <w:rsid w:val="00C73DA5"/>
    <w:rsid w:val="00C73DB7"/>
    <w:rsid w:val="00C743DB"/>
    <w:rsid w:val="00C747CE"/>
    <w:rsid w:val="00C74E6E"/>
    <w:rsid w:val="00C7578F"/>
    <w:rsid w:val="00C7594A"/>
    <w:rsid w:val="00C75BAA"/>
    <w:rsid w:val="00C75DAD"/>
    <w:rsid w:val="00C76BF9"/>
    <w:rsid w:val="00C77A0D"/>
    <w:rsid w:val="00C77C01"/>
    <w:rsid w:val="00C80C44"/>
    <w:rsid w:val="00C81E5F"/>
    <w:rsid w:val="00C82080"/>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AA7"/>
    <w:rsid w:val="00CE0DE7"/>
    <w:rsid w:val="00CE2BD0"/>
    <w:rsid w:val="00CE3615"/>
    <w:rsid w:val="00CE3710"/>
    <w:rsid w:val="00CE39A5"/>
    <w:rsid w:val="00CE432F"/>
    <w:rsid w:val="00CE514B"/>
    <w:rsid w:val="00CE5739"/>
    <w:rsid w:val="00CE5FE9"/>
    <w:rsid w:val="00CE708A"/>
    <w:rsid w:val="00CF0302"/>
    <w:rsid w:val="00CF03FD"/>
    <w:rsid w:val="00CF06DD"/>
    <w:rsid w:val="00CF0B62"/>
    <w:rsid w:val="00CF121C"/>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572"/>
    <w:rsid w:val="00D00B1F"/>
    <w:rsid w:val="00D01223"/>
    <w:rsid w:val="00D016CF"/>
    <w:rsid w:val="00D02481"/>
    <w:rsid w:val="00D02CF7"/>
    <w:rsid w:val="00D039AF"/>
    <w:rsid w:val="00D046E3"/>
    <w:rsid w:val="00D04C58"/>
    <w:rsid w:val="00D05818"/>
    <w:rsid w:val="00D058DE"/>
    <w:rsid w:val="00D05CCE"/>
    <w:rsid w:val="00D06226"/>
    <w:rsid w:val="00D06847"/>
    <w:rsid w:val="00D068FA"/>
    <w:rsid w:val="00D07092"/>
    <w:rsid w:val="00D078E0"/>
    <w:rsid w:val="00D10BA7"/>
    <w:rsid w:val="00D10DF4"/>
    <w:rsid w:val="00D1198D"/>
    <w:rsid w:val="00D12D46"/>
    <w:rsid w:val="00D14509"/>
    <w:rsid w:val="00D151B6"/>
    <w:rsid w:val="00D15BAA"/>
    <w:rsid w:val="00D15E78"/>
    <w:rsid w:val="00D15EF0"/>
    <w:rsid w:val="00D1670E"/>
    <w:rsid w:val="00D16A12"/>
    <w:rsid w:val="00D17E2B"/>
    <w:rsid w:val="00D17EB8"/>
    <w:rsid w:val="00D200DF"/>
    <w:rsid w:val="00D20D2E"/>
    <w:rsid w:val="00D212E1"/>
    <w:rsid w:val="00D2159F"/>
    <w:rsid w:val="00D222A0"/>
    <w:rsid w:val="00D227B3"/>
    <w:rsid w:val="00D23DD0"/>
    <w:rsid w:val="00D23EC2"/>
    <w:rsid w:val="00D24113"/>
    <w:rsid w:val="00D25968"/>
    <w:rsid w:val="00D25A83"/>
    <w:rsid w:val="00D26AFD"/>
    <w:rsid w:val="00D26EBA"/>
    <w:rsid w:val="00D273DE"/>
    <w:rsid w:val="00D3007C"/>
    <w:rsid w:val="00D3056C"/>
    <w:rsid w:val="00D325E6"/>
    <w:rsid w:val="00D3271C"/>
    <w:rsid w:val="00D3283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47C4B"/>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639"/>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359"/>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B6ED0"/>
    <w:rsid w:val="00DC0012"/>
    <w:rsid w:val="00DC02AF"/>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1EEC"/>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5C7B"/>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191"/>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9A0"/>
    <w:rsid w:val="00E70B6F"/>
    <w:rsid w:val="00E7126B"/>
    <w:rsid w:val="00E71EEE"/>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0CF6"/>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067"/>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4AC0"/>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1E87"/>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296E"/>
    <w:rsid w:val="00F232AC"/>
    <w:rsid w:val="00F235E9"/>
    <w:rsid w:val="00F25553"/>
    <w:rsid w:val="00F25C7D"/>
    <w:rsid w:val="00F267F5"/>
    <w:rsid w:val="00F26AAD"/>
    <w:rsid w:val="00F26AD0"/>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5789"/>
    <w:rsid w:val="00F56E18"/>
    <w:rsid w:val="00F57DEF"/>
    <w:rsid w:val="00F611A6"/>
    <w:rsid w:val="00F62323"/>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0BAB"/>
    <w:rsid w:val="00F818AD"/>
    <w:rsid w:val="00F81DBC"/>
    <w:rsid w:val="00F82AE5"/>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A3A"/>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20D"/>
    <w:rsid w:val="00FC637F"/>
    <w:rsid w:val="00FC780D"/>
    <w:rsid w:val="00FC78AB"/>
    <w:rsid w:val="00FC7D70"/>
    <w:rsid w:val="00FC7FDB"/>
    <w:rsid w:val="00FD008D"/>
    <w:rsid w:val="00FD0450"/>
    <w:rsid w:val="00FD21A5"/>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9AC"/>
    <w:rsid w:val="00FF0CEE"/>
    <w:rsid w:val="00FF1098"/>
    <w:rsid w:val="00FF18BB"/>
    <w:rsid w:val="00FF275F"/>
    <w:rsid w:val="00FF2EAA"/>
    <w:rsid w:val="00FF3126"/>
    <w:rsid w:val="00FF3556"/>
    <w:rsid w:val="00FF3588"/>
    <w:rsid w:val="00FF3755"/>
    <w:rsid w:val="00FF38A3"/>
    <w:rsid w:val="00FF3E77"/>
    <w:rsid w:val="00FF3EEE"/>
    <w:rsid w:val="00FF49A7"/>
    <w:rsid w:val="00FF4DA4"/>
    <w:rsid w:val="00FF4FEA"/>
    <w:rsid w:val="00FF5212"/>
    <w:rsid w:val="00FF5DF0"/>
    <w:rsid w:val="00FF6514"/>
    <w:rsid w:val="00FF674D"/>
    <w:rsid w:val="00FF6AE4"/>
    <w:rsid w:val="00FF7221"/>
    <w:rsid w:val="00FF7C45"/>
    <w:rsid w:val="01B620AC"/>
    <w:rsid w:val="029DE59A"/>
    <w:rsid w:val="033F1FB8"/>
    <w:rsid w:val="051629B3"/>
    <w:rsid w:val="05A3DD3C"/>
    <w:rsid w:val="06214BA9"/>
    <w:rsid w:val="0758EDE4"/>
    <w:rsid w:val="07BBDF9A"/>
    <w:rsid w:val="07C9BE2A"/>
    <w:rsid w:val="07CCEE4A"/>
    <w:rsid w:val="07D8694B"/>
    <w:rsid w:val="07DC7F19"/>
    <w:rsid w:val="07EBBBDE"/>
    <w:rsid w:val="0808C8C3"/>
    <w:rsid w:val="081BF509"/>
    <w:rsid w:val="090AFB0C"/>
    <w:rsid w:val="0954BD1B"/>
    <w:rsid w:val="0967F484"/>
    <w:rsid w:val="097A4D9C"/>
    <w:rsid w:val="0A0865D3"/>
    <w:rsid w:val="0AA4CD71"/>
    <w:rsid w:val="0B015EEC"/>
    <w:rsid w:val="0B1B94B5"/>
    <w:rsid w:val="0B5C8A3F"/>
    <w:rsid w:val="0B9074A8"/>
    <w:rsid w:val="0BA32908"/>
    <w:rsid w:val="0C061DE7"/>
    <w:rsid w:val="0C7EBE2B"/>
    <w:rsid w:val="0C82041A"/>
    <w:rsid w:val="0D40216C"/>
    <w:rsid w:val="0DC9A3E5"/>
    <w:rsid w:val="0E8CD274"/>
    <w:rsid w:val="0E9BDD87"/>
    <w:rsid w:val="0F0A0F31"/>
    <w:rsid w:val="0F4A58C6"/>
    <w:rsid w:val="0F6E3003"/>
    <w:rsid w:val="10255A18"/>
    <w:rsid w:val="10441317"/>
    <w:rsid w:val="1052418B"/>
    <w:rsid w:val="10566BC0"/>
    <w:rsid w:val="1097EA4E"/>
    <w:rsid w:val="11A426CA"/>
    <w:rsid w:val="11C1B6E7"/>
    <w:rsid w:val="11E06779"/>
    <w:rsid w:val="11E10C6F"/>
    <w:rsid w:val="11F8306E"/>
    <w:rsid w:val="12292E8E"/>
    <w:rsid w:val="12975E21"/>
    <w:rsid w:val="12F6ABEB"/>
    <w:rsid w:val="13D1D481"/>
    <w:rsid w:val="147C907B"/>
    <w:rsid w:val="147E24DF"/>
    <w:rsid w:val="14AD15B6"/>
    <w:rsid w:val="14C832BD"/>
    <w:rsid w:val="14D5CA26"/>
    <w:rsid w:val="14DAF465"/>
    <w:rsid w:val="152B73BD"/>
    <w:rsid w:val="1576A623"/>
    <w:rsid w:val="15A9F959"/>
    <w:rsid w:val="16F4C439"/>
    <w:rsid w:val="16F59843"/>
    <w:rsid w:val="17ECB0E7"/>
    <w:rsid w:val="1890828C"/>
    <w:rsid w:val="18A9AAE9"/>
    <w:rsid w:val="1905BB5A"/>
    <w:rsid w:val="1B34B80B"/>
    <w:rsid w:val="1BCC6A45"/>
    <w:rsid w:val="1C2ACEF1"/>
    <w:rsid w:val="1C6CDB21"/>
    <w:rsid w:val="1C8CE15A"/>
    <w:rsid w:val="1CB8279B"/>
    <w:rsid w:val="1CE0B331"/>
    <w:rsid w:val="1DC6CCE1"/>
    <w:rsid w:val="1DD55337"/>
    <w:rsid w:val="1E1F6154"/>
    <w:rsid w:val="1E567C3B"/>
    <w:rsid w:val="1EB15AEA"/>
    <w:rsid w:val="1EFF18C2"/>
    <w:rsid w:val="1F3E3E8E"/>
    <w:rsid w:val="1F7DEA38"/>
    <w:rsid w:val="1F9ADE99"/>
    <w:rsid w:val="1FCA2EC7"/>
    <w:rsid w:val="1FD1D400"/>
    <w:rsid w:val="202F9767"/>
    <w:rsid w:val="207EF465"/>
    <w:rsid w:val="20A372D0"/>
    <w:rsid w:val="21DCFA1D"/>
    <w:rsid w:val="21FC30B6"/>
    <w:rsid w:val="235283D1"/>
    <w:rsid w:val="23731EA4"/>
    <w:rsid w:val="2429616F"/>
    <w:rsid w:val="246A19D8"/>
    <w:rsid w:val="24FDB42E"/>
    <w:rsid w:val="24FFDCF6"/>
    <w:rsid w:val="250EEF05"/>
    <w:rsid w:val="2540FCCC"/>
    <w:rsid w:val="2626B59A"/>
    <w:rsid w:val="266E534E"/>
    <w:rsid w:val="29C17629"/>
    <w:rsid w:val="29C33E0E"/>
    <w:rsid w:val="29F30A44"/>
    <w:rsid w:val="2A64CFFE"/>
    <w:rsid w:val="2B28F1F6"/>
    <w:rsid w:val="2B6CF5B2"/>
    <w:rsid w:val="2CBC8D4A"/>
    <w:rsid w:val="2D55F03E"/>
    <w:rsid w:val="2DA684F9"/>
    <w:rsid w:val="2DDB416D"/>
    <w:rsid w:val="2DDCBB25"/>
    <w:rsid w:val="2E153C9A"/>
    <w:rsid w:val="2E2825DF"/>
    <w:rsid w:val="308274E4"/>
    <w:rsid w:val="3085DBAA"/>
    <w:rsid w:val="30DAF1DA"/>
    <w:rsid w:val="3104A567"/>
    <w:rsid w:val="31700DC1"/>
    <w:rsid w:val="3221AC0B"/>
    <w:rsid w:val="32C0460A"/>
    <w:rsid w:val="33089D2D"/>
    <w:rsid w:val="33309073"/>
    <w:rsid w:val="33BD7C6C"/>
    <w:rsid w:val="34F5CA53"/>
    <w:rsid w:val="3500D3EA"/>
    <w:rsid w:val="352512CF"/>
    <w:rsid w:val="3585C398"/>
    <w:rsid w:val="35DB5DC5"/>
    <w:rsid w:val="365A08F3"/>
    <w:rsid w:val="36616F96"/>
    <w:rsid w:val="36F44473"/>
    <w:rsid w:val="371A98C4"/>
    <w:rsid w:val="38346A2A"/>
    <w:rsid w:val="387D89C4"/>
    <w:rsid w:val="38D9E7B8"/>
    <w:rsid w:val="38E09161"/>
    <w:rsid w:val="393E9F1D"/>
    <w:rsid w:val="3A1A39DB"/>
    <w:rsid w:val="3A46BAFC"/>
    <w:rsid w:val="3A4BB234"/>
    <w:rsid w:val="3A60FD2A"/>
    <w:rsid w:val="3B6DA98D"/>
    <w:rsid w:val="3D32195E"/>
    <w:rsid w:val="3D3CF94B"/>
    <w:rsid w:val="3D5ABEB2"/>
    <w:rsid w:val="3D8A9035"/>
    <w:rsid w:val="3E9E00D6"/>
    <w:rsid w:val="3EB67C37"/>
    <w:rsid w:val="3ED78139"/>
    <w:rsid w:val="3F1F8C1B"/>
    <w:rsid w:val="3F40904C"/>
    <w:rsid w:val="3F973CB1"/>
    <w:rsid w:val="3FC0B2DB"/>
    <w:rsid w:val="4031755E"/>
    <w:rsid w:val="403A6836"/>
    <w:rsid w:val="40D10A17"/>
    <w:rsid w:val="412F6B45"/>
    <w:rsid w:val="416D9C97"/>
    <w:rsid w:val="41F25B00"/>
    <w:rsid w:val="4499D79F"/>
    <w:rsid w:val="44B6B827"/>
    <w:rsid w:val="44DD1B74"/>
    <w:rsid w:val="45093572"/>
    <w:rsid w:val="452C8540"/>
    <w:rsid w:val="454EDE35"/>
    <w:rsid w:val="45D750CC"/>
    <w:rsid w:val="45E9E324"/>
    <w:rsid w:val="46049658"/>
    <w:rsid w:val="4615CA42"/>
    <w:rsid w:val="463737BC"/>
    <w:rsid w:val="479EACC9"/>
    <w:rsid w:val="47FB2DBE"/>
    <w:rsid w:val="4812F6EF"/>
    <w:rsid w:val="48487427"/>
    <w:rsid w:val="48DAB337"/>
    <w:rsid w:val="48E2555C"/>
    <w:rsid w:val="49A5BEC9"/>
    <w:rsid w:val="4AA018EE"/>
    <w:rsid w:val="4AE94252"/>
    <w:rsid w:val="4AF8A895"/>
    <w:rsid w:val="4B04EEEE"/>
    <w:rsid w:val="4B1A158A"/>
    <w:rsid w:val="4B817AF7"/>
    <w:rsid w:val="4BBAD228"/>
    <w:rsid w:val="4C38A93B"/>
    <w:rsid w:val="4C5D0C13"/>
    <w:rsid w:val="4C96FF1D"/>
    <w:rsid w:val="4CA0BF4F"/>
    <w:rsid w:val="4CD40079"/>
    <w:rsid w:val="4CF2D20F"/>
    <w:rsid w:val="4E07D3C9"/>
    <w:rsid w:val="4E21466F"/>
    <w:rsid w:val="4F50D136"/>
    <w:rsid w:val="4F90981E"/>
    <w:rsid w:val="4FAB789E"/>
    <w:rsid w:val="4FDBCED3"/>
    <w:rsid w:val="4FDF55BF"/>
    <w:rsid w:val="500A67B3"/>
    <w:rsid w:val="506170B2"/>
    <w:rsid w:val="50AEB0E0"/>
    <w:rsid w:val="5136B038"/>
    <w:rsid w:val="515F7978"/>
    <w:rsid w:val="5162518D"/>
    <w:rsid w:val="518553CF"/>
    <w:rsid w:val="51B2C7B4"/>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1249355"/>
    <w:rsid w:val="612B88B5"/>
    <w:rsid w:val="61B96F6A"/>
    <w:rsid w:val="62283814"/>
    <w:rsid w:val="63022BB8"/>
    <w:rsid w:val="6326599C"/>
    <w:rsid w:val="63C7A1F4"/>
    <w:rsid w:val="63E8C216"/>
    <w:rsid w:val="63F52ADF"/>
    <w:rsid w:val="64EC5F1A"/>
    <w:rsid w:val="651BF544"/>
    <w:rsid w:val="65226704"/>
    <w:rsid w:val="655FBD43"/>
    <w:rsid w:val="6612E10B"/>
    <w:rsid w:val="662AA789"/>
    <w:rsid w:val="66644C95"/>
    <w:rsid w:val="6750ED57"/>
    <w:rsid w:val="6771DBF4"/>
    <w:rsid w:val="6784F38B"/>
    <w:rsid w:val="67D16B3A"/>
    <w:rsid w:val="6835DB16"/>
    <w:rsid w:val="687E9D62"/>
    <w:rsid w:val="68BC52DC"/>
    <w:rsid w:val="6999DDD2"/>
    <w:rsid w:val="69BE94B3"/>
    <w:rsid w:val="6A270704"/>
    <w:rsid w:val="6A2BCF40"/>
    <w:rsid w:val="6A3D809E"/>
    <w:rsid w:val="6AB199F7"/>
    <w:rsid w:val="6ACAF67C"/>
    <w:rsid w:val="6B6FB20C"/>
    <w:rsid w:val="6C598906"/>
    <w:rsid w:val="6C5C5771"/>
    <w:rsid w:val="6C6B04A1"/>
    <w:rsid w:val="6CA01F70"/>
    <w:rsid w:val="6CAC179B"/>
    <w:rsid w:val="6CF5480B"/>
    <w:rsid w:val="6D0B826D"/>
    <w:rsid w:val="6D341920"/>
    <w:rsid w:val="6D3B38FE"/>
    <w:rsid w:val="6DA125EE"/>
    <w:rsid w:val="6DEBA0D1"/>
    <w:rsid w:val="6E22C774"/>
    <w:rsid w:val="6E24BB95"/>
    <w:rsid w:val="6E2AD67C"/>
    <w:rsid w:val="6E4A7AB8"/>
    <w:rsid w:val="6EBD34C8"/>
    <w:rsid w:val="6ECE28A9"/>
    <w:rsid w:val="6EEC1971"/>
    <w:rsid w:val="6F76B304"/>
    <w:rsid w:val="6F9C6075"/>
    <w:rsid w:val="7011BB7F"/>
    <w:rsid w:val="7047A2A6"/>
    <w:rsid w:val="70815210"/>
    <w:rsid w:val="710B8861"/>
    <w:rsid w:val="7187637D"/>
    <w:rsid w:val="722B71C1"/>
    <w:rsid w:val="7244C7A5"/>
    <w:rsid w:val="7255001C"/>
    <w:rsid w:val="72704A19"/>
    <w:rsid w:val="7344365A"/>
    <w:rsid w:val="738686DF"/>
    <w:rsid w:val="73A14443"/>
    <w:rsid w:val="73A9F231"/>
    <w:rsid w:val="73B41FF6"/>
    <w:rsid w:val="747494B2"/>
    <w:rsid w:val="7644E33D"/>
    <w:rsid w:val="764BD257"/>
    <w:rsid w:val="770B4466"/>
    <w:rsid w:val="77442A4A"/>
    <w:rsid w:val="779E6379"/>
    <w:rsid w:val="78D0029B"/>
    <w:rsid w:val="78EEB691"/>
    <w:rsid w:val="7A5BBE98"/>
    <w:rsid w:val="7A7D8B32"/>
    <w:rsid w:val="7AE8F793"/>
    <w:rsid w:val="7BC9A238"/>
    <w:rsid w:val="7BDDEDCC"/>
    <w:rsid w:val="7C27E10C"/>
    <w:rsid w:val="7C5D2392"/>
    <w:rsid w:val="7D268E8C"/>
    <w:rsid w:val="7DF4B860"/>
    <w:rsid w:val="7DFF2EC8"/>
    <w:rsid w:val="7E1D61DF"/>
    <w:rsid w:val="7E7365EC"/>
    <w:rsid w:val="7EEDAE0F"/>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15:docId w15:val="{77C5D400-74CF-4F54-BAD8-38DC436A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h"/>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h Car"/>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5906079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932619">
      <w:bodyDiv w:val="1"/>
      <w:marLeft w:val="0"/>
      <w:marRight w:val="0"/>
      <w:marTop w:val="0"/>
      <w:marBottom w:val="0"/>
      <w:divBdr>
        <w:top w:val="none" w:sz="0" w:space="0" w:color="auto"/>
        <w:left w:val="none" w:sz="0" w:space="0" w:color="auto"/>
        <w:bottom w:val="none" w:sz="0" w:space="0" w:color="auto"/>
        <w:right w:val="none" w:sz="0" w:space="0" w:color="auto"/>
      </w:divBdr>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4.png"/><Relationship Id="rId47" Type="http://schemas.openxmlformats.org/officeDocument/2006/relationships/image" Target="media/image27.png"/><Relationship Id="rId50" Type="http://schemas.openxmlformats.org/officeDocument/2006/relationships/customXml" Target="ink/ink11.xml"/><Relationship Id="rId55" Type="http://schemas.openxmlformats.org/officeDocument/2006/relationships/image" Target="media/image31.png"/><Relationship Id="rId63" Type="http://schemas.openxmlformats.org/officeDocument/2006/relationships/image" Target="media/image21.png"/><Relationship Id="rId68" Type="http://schemas.openxmlformats.org/officeDocument/2006/relationships/customXml" Target="ink/ink17.xml"/><Relationship Id="rId76" Type="http://schemas.openxmlformats.org/officeDocument/2006/relationships/customXml" Target="../customXml/item2.xml"/><Relationship Id="rId7" Type="http://schemas.openxmlformats.org/officeDocument/2006/relationships/image" Target="media/image1.png"/><Relationship Id="rId71"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customXml" Target="ink/ink4.xml"/><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0.png"/><Relationship Id="rId58" Type="http://schemas.openxmlformats.org/officeDocument/2006/relationships/image" Target="media/image16.png"/><Relationship Id="rId66" Type="http://schemas.openxmlformats.org/officeDocument/2006/relationships/customXml" Target="ink/ink16.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15.png"/><Relationship Id="rId48" Type="http://schemas.openxmlformats.org/officeDocument/2006/relationships/customXml" Target="ink/ink10.xml"/><Relationship Id="rId56" Type="http://schemas.openxmlformats.org/officeDocument/2006/relationships/customXml" Target="ink/ink14.xml"/><Relationship Id="rId64" Type="http://schemas.openxmlformats.org/officeDocument/2006/relationships/customXml" Target="ink/ink15.xml"/><Relationship Id="rId69" Type="http://schemas.openxmlformats.org/officeDocument/2006/relationships/image" Target="media/image41.png"/><Relationship Id="rId77" Type="http://schemas.openxmlformats.org/officeDocument/2006/relationships/customXml" Target="../customXml/item3.xml"/><Relationship Id="rId8" Type="http://schemas.openxmlformats.org/officeDocument/2006/relationships/comments" Target="comments.xml"/><Relationship Id="rId51" Type="http://schemas.openxmlformats.org/officeDocument/2006/relationships/image" Target="media/image29.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8" Type="http://schemas.openxmlformats.org/officeDocument/2006/relationships/image" Target="media/image22.png"/><Relationship Id="rId46" Type="http://schemas.openxmlformats.org/officeDocument/2006/relationships/customXml" Target="ink/ink9.xml"/><Relationship Id="rId59" Type="http://schemas.openxmlformats.org/officeDocument/2006/relationships/image" Target="media/image17.png"/><Relationship Id="rId67" Type="http://schemas.openxmlformats.org/officeDocument/2006/relationships/image" Target="media/image40.png"/><Relationship Id="rId20" Type="http://schemas.openxmlformats.org/officeDocument/2006/relationships/customXml" Target="ink/ink2.xml"/><Relationship Id="rId41" Type="http://schemas.openxmlformats.org/officeDocument/2006/relationships/customXml" Target="ink/ink7.xml"/><Relationship Id="rId54" Type="http://schemas.openxmlformats.org/officeDocument/2006/relationships/customXml" Target="ink/ink13.xml"/><Relationship Id="rId62" Type="http://schemas.openxmlformats.org/officeDocument/2006/relationships/image" Target="media/image20.png"/><Relationship Id="rId70" Type="http://schemas.openxmlformats.org/officeDocument/2006/relationships/image" Target="media/image25.png"/><Relationship Id="rId75"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customXml" Target="ink/ink3.xml"/><Relationship Id="rId28" Type="http://schemas.openxmlformats.org/officeDocument/2006/relationships/customXml" Target="ink/ink5.xml"/><Relationship Id="rId49" Type="http://schemas.openxmlformats.org/officeDocument/2006/relationships/image" Target="media/image28.png"/><Relationship Id="rId57" Type="http://schemas.openxmlformats.org/officeDocument/2006/relationships/image" Target="media/image32.png"/><Relationship Id="rId10" Type="http://schemas.microsoft.com/office/2016/09/relationships/commentsIds" Target="commentsIds.xml"/><Relationship Id="rId44" Type="http://schemas.openxmlformats.org/officeDocument/2006/relationships/customXml" Target="ink/ink8.xml"/><Relationship Id="rId52" Type="http://schemas.openxmlformats.org/officeDocument/2006/relationships/customXml" Target="ink/ink12.xml"/><Relationship Id="rId60" Type="http://schemas.openxmlformats.org/officeDocument/2006/relationships/image" Target="media/image18.png"/><Relationship Id="rId65" Type="http://schemas.openxmlformats.org/officeDocument/2006/relationships/image" Target="media/image39.png"/><Relationship Id="rId73"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customXml" Target="ink/ink1.xml"/><Relationship Id="rId39" Type="http://schemas.openxmlformats.org/officeDocument/2006/relationships/customXml" Target="ink/ink6.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20:54.76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0,'7170'0'0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26:39.795"/>
    </inkml:context>
    <inkml:brush xml:id="br0">
      <inkml:brushProperty name="width" value="0.35" units="cm"/>
      <inkml:brushProperty name="height" value="0.35" units="cm"/>
      <inkml:brushProperty name="color" value="#FFFFFF"/>
    </inkml:brush>
  </inkml:definitions>
  <inkml:trace contextRef="#ctx0" brushRef="#br0">0 1 24575,'0'4'0,"0"7"0,0 5 0,0 5 0,0 3 0,5-2 0,6-6 0,5-4 0,5-6 0,-6-2 0,-10-8 0,-10-2 0,-9-5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27T15:41:40.715"/>
    </inkml:context>
    <inkml:brush xml:id="br0">
      <inkml:brushProperty name="width" value="0.35" units="cm"/>
      <inkml:brushProperty name="height" value="0.35" units="cm"/>
      <inkml:brushProperty name="color" value="#FFFFFF"/>
    </inkml:brush>
  </inkml:definitions>
  <inkml:trace contextRef="#ctx0" brushRef="#br0">168 123 16383 0 0,'-7'0'0'0'0,"-7"-3"0"0"0,-3-2 0 0 0,-3 0 0 0 0,-2 2 0 0 0,-1 0 0 0 0,1 1 0 0 0,3-2 0 0 0,5-5 0 0 0,5-4 0 0 0,8 0 0 0 0,7 3 0 0 0,7 2 0 0 0,4 3 0 0 0,3 2 0 0 0,2 2 0 0 0,1 1 0 0 0,-1 0 0 0 0,1 1 0 0 0,-1 0 0 0 0,0-1 0 0 0,-1 0 0 0 0,1-3 0 0 0,-1-2 0 0 0,0 1 0 0 0,0 0 0 0 0,0-2 0 0 0,0-1 0 0 0,1 2 0 0 0,-1 1 0 0 0,-4 5 0 0 0,0 2 0 0 0,-4 5 0 0 0,-4 4 0 0 0,-4 3 0 0 0,2 0 0 0 0,-1 1 0 0 0,-2 1 0 0 0,-1 1 0 0 0,-1 1 0 0 0,-1 2 0 0 0,-1 0 0 0 0,0 0 0 0 0,0 0 0 0 0,-4-3 0 0 0,-1-1 0 0 0,0 0 0 0 0,-2-3 0 0 0,0-1 0 0 0,-3-1 0 0 0,-3-4 0 0 0,-3-3 0 0 0,-2-2 0 0 0,-2-2 0 0 0,-1 0 0 0 0,-1-2 0 0 0,0 1 0 0 0,1-1 0 0 0,-1 1 0 0 0,0-1 0 0 0,5-3 0 0 0,0-1 0 0 0,4-3 0 0 0,0-4 0 0 0,-1 0 0 0 0,2 2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8T07:58:21.181"/>
    </inkml:context>
    <inkml:brush xml:id="br0">
      <inkml:brushProperty name="width" value="0.35" units="cm"/>
      <inkml:brushProperty name="height" value="0.35" units="cm"/>
      <inkml:brushProperty name="color" value="#FFFFFF"/>
    </inkml:brush>
  </inkml:definitions>
  <inkml:trace contextRef="#ctx0" brushRef="#br0">213 0 24575,'-4'0'0</inkml:trace>
  <inkml:trace contextRef="#ctx0" brushRef="#br0" timeOffset="398.94">160 0 24575,'0'0'-8191</inkml:trace>
  <inkml:trace contextRef="#ctx0" brushRef="#br0" timeOffset="1793.33">80 0 24575,'-3'1'0,"0"0"0,0 0 0,1 0 0,-1 0 0,1 1 0,-1-1 0,1 0 0,0 1 0,0 0 0,-1 0 0,1 0 0,0 0 0,0 0 0,1 0 0,-1 0 0,0 0 0,1 1 0,-2 2 0,-23 48 0,23-46 0,1-1 0,1 1 0,-1 0 0,1-1 0,0 1 0,1 0 0,0 0 0,0 0 0,0-1 0,1 1 0,0 0 0,2 8 0,-2-12 0,0 0 0,1 1 0,0-1 0,-1 0 0,1 0 0,0 0 0,0 0 0,1 0 0,-1 0 0,1-1 0,-1 1 0,1-1 0,0 0 0,0 0 0,0 0 0,0 0 0,0 0 0,0-1 0,1 1 0,-1-1 0,0 0 0,1 0 0,-1 0 0,6 1 0,0-1 0,-1 0 0,1 0 0,0 0 0,-1-1 0,1 0 0,0-1 0,0 0 0,-1 0 0,1-1 0,0 0 0,15-6 0,-20 5 0,1 1 0,-1-1 0,1 0 0,-1 0 0,0-1 0,0 1 0,0-1 0,-1 0 0,1 0 0,-1 0 0,0 0 0,0-1 0,-1 1 0,1-1 0,-1 0 0,0 0 0,0 1 0,0-1 0,-1-1 0,2-9 0,0-10-1365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8:04.983"/>
    </inkml:context>
    <inkml:brush xml:id="br0">
      <inkml:brushProperty name="width" value="0.35" units="cm"/>
      <inkml:brushProperty name="height" value="0.35" units="cm"/>
      <inkml:brushProperty name="color" value="#FFFFFF"/>
    </inkml:brush>
  </inkml:definitions>
  <inkml:trace contextRef="#ctx0" brushRef="#br0">36 209 24575,'0'-5'0,"-4"-5"0,-2-6 0,-4-1 0,-1-1 0,7 2 0,7-5 0,14 1 0,2-1 0,4 0 0,2-3 0,-4 9 0,0 10 0,-4 11 0,-5 10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1:36.54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0,'6456'0'0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1:29.58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0,'6350'0'0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8:53.94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0,'8917'0'0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8:43.72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26 0,'8759'-26'0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7:51.75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0,'8810'0'0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7:43.222"/>
    </inkml:context>
    <inkml:brush xml:id="br0">
      <inkml:brushProperty name="width" value="0.35" units="cm"/>
      <inkml:brushProperty name="height" value="0.35" units="cm"/>
      <inkml:brushProperty name="color" value="#FFFFFF"/>
    </inkml:brush>
  </inkml:definitions>
  <inkml:trace contextRef="#ctx0" brushRef="#br0">2136 0 24539,'668'266'0,"-1281"108"0,1226-748 0,-3417 612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7:38.124"/>
    </inkml:context>
    <inkml:brush xml:id="br0">
      <inkml:brushProperty name="width" value="0.35" units="cm"/>
      <inkml:brushProperty name="height" value="0.35" units="cm"/>
      <inkml:brushProperty name="color" value="#FFFFFF"/>
    </inkml:brush>
  </inkml:definitions>
  <inkml:trace contextRef="#ctx0" brushRef="#br0">1 0 24575,'24'18'0,"1"-1"0,1-1 0,0-2 0,1-1 0,1 0 0,38 10 0,-19-9 0,1-3 0,1-1 0,52 3 0,158-13 0,-128-3 0,-58-1 0,117-21 0,-36 2 0,-63 12 0,-35 3 0,70-1 0,-56 9 0,106 2 0,-174-2 0,1 0 0,-1 0 0,1 1 0,-1-1 0,1 0 0,-1 1 0,0 0 0,1 0 0,-1-1 0,0 1 0,0 1 0,1-1 0,-1 0 0,0 0 0,0 1 0,0-1 0,-1 1 0,1 0 0,0 0 0,-1-1 0,1 1 0,-1 0 0,3 4 0,-2 1 0,0-1 0,0 1 0,-1-1 0,1 1 0,-2 0 0,1 12 0,6 33 0,-6-50 0,0 0 0,-1 1 0,1-1 0,1 0 0,-1 0 0,0 0 0,0 0 0,1 0 0,-1 0 0,1 0 0,0 0 0,0 0 0,-1-1 0,1 1 0,0-1 0,0 1 0,5 1 0,2 1 0,0-1 0,1 0 0,-1-1 0,1 0 0,0 0 0,0-1 0,13 0 0,77-6 0,-38 0 0,-46 5-100,42-5-1165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7:33.839"/>
    </inkml:context>
    <inkml:brush xml:id="br0">
      <inkml:brushProperty name="width" value="0.35" units="cm"/>
      <inkml:brushProperty name="height" value="0.35" units="cm"/>
      <inkml:brushProperty name="color" value="#FFFFFF"/>
    </inkml:brush>
  </inkml:definitions>
  <inkml:trace contextRef="#ctx0" brushRef="#br0">1 3 24575,'32'9'0,"0"-2"0,1-2 0,0-1 0,50-1 0,-39-1 0,73 11 0,-52 0 0,0-3 0,1-2 0,0-3 0,0-4 0,0-2 0,100-15 0,-81 7 0,1 3 0,131 8 0,-71 1 0,-94-5 0,53-10 0,41-1 0,-40 14 0,-55 1 0,0-2 0,91-13 0,-49 2 0,1 3 0,162 9 0,-99 1 0,199-2-1365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2:57:24.210"/>
    </inkml:context>
    <inkml:brush xml:id="br0">
      <inkml:brushProperty name="width" value="0.35" units="cm"/>
      <inkml:brushProperty name="height" value="0.35" units="cm"/>
      <inkml:brushProperty name="color" value="#FFFFFF"/>
    </inkml:brush>
  </inkml:definitions>
  <inkml:trace contextRef="#ctx0" brushRef="#br0">440 79 24575</inkml:trace>
  <inkml:trace contextRef="#ctx0" brushRef="#br0" timeOffset="2591.37">441 79 24575,'-9'-1'0,"0"-1"0,1 0 0,-1 0 0,1-1 0,0 0 0,-11-5 0,-14-5 0,6 2 0,21 8 0,1 1 0,-1-1 0,0 1 0,0 0 0,0 1 0,-13-2 0,17 3 0,1 0 0,0 0 0,-1 1 0,1-1 0,-1 1 0,1-1 0,0 1 0,-1-1 0,1 1 0,0 0 0,0-1 0,0 1 0,-1 0 0,1 0 0,0 0 0,0 0 0,0 0 0,0 0 0,1 0 0,-1 1 0,0-1 0,0 0 0,1 0 0,-1 1 0,0-1 0,1 0 0,0 1 0,-1-1 0,1 1 0,0-1 0,-1 1 0,1-1 0,0 0 0,0 1 0,1 2 0,-7 40 0,3-24 0,0 0 0,1 1 0,1-1 0,1 0 0,4 27 0,-3-43 0,0 1 0,0 0 0,0 0 0,1-1 0,0 1 0,0-1 0,0 1 0,0-1 0,1 0 0,0 0 0,0 0 0,0 0 0,0 0 0,1-1 0,-1 0 0,1 1 0,0-1 0,0 0 0,0-1 0,0 1 0,0-1 0,1 0 0,-1 0 0,1 0 0,0-1 0,-1 1 0,8 0 0,-10-1 0,1-1 0,-1 1 0,1-1 0,-1 1 0,1-1 0,0 0 0,-1 0 0,1 0 0,-1 0 0,1-1 0,0 1 0,-1-1 0,1 0 0,-1 1 0,1-1 0,-1 0 0,0 0 0,1-1 0,-1 1 0,0 0 0,0-1 0,0 0 0,4-2 0,-4 0 0,1 0 0,-1 0 0,0 0 0,1 0 0,-2-1 0,1 1 0,-1 0 0,1-1 0,-1 0 0,0 1 0,-1-1 0,1-6 0,0-7 0,-2 1 0,0-1 0,-1 0 0,0 1 0,-2-1 0,-6-19 0,6 23 0,-1-1 0,0 0 0,-1 1 0,-8-16 0,14 28 0,-1 0 0,0 0 0,-1 0 0,1 0 0,0 0 0,0 1 0,-1-1 0,1 0 0,-1 0 0,0 1 0,1-1 0,-1 1 0,0 0 0,0-1 0,0 1 0,0 0 0,0 0 0,0 0 0,0 1 0,0-1 0,0 0 0,-1 1 0,1-1 0,0 1 0,0 0 0,-1 0 0,1 0 0,-4 0 0,4 1 0,0 0 0,0 0 0,0 0 0,1 0 0,-1 0 0,0 0 0,1 0 0,-1 1 0,1-1 0,0 1 0,-1-1 0,1 1 0,0 0 0,0-1 0,0 1 0,0 0 0,0 0 0,0 0 0,1-1 0,-1 1 0,0 0 0,1 0 0,0 0 0,-1 3 0,-3 53 0,4-48 0,-1 32 0,-1 1 0,-12 60 0,14-103 0,0 1 0,0-1 0,0 1 0,0-1 0,0 1 0,0-1 0,0 1 0,0-1 0,0 1 0,-1-1 0,1 1 0,0-1 0,0 1 0,-1-1 0,1 1 0,0-1 0,0 0 0,-1 1 0,1-1 0,-1 1 0,1-1 0,0 0 0,-1 0 0,1 1 0,-1-1 0,1 0 0,0 1 0,-1-1 0,1 0 0,-1 0 0,1 0 0,-1 0 0,1 0 0,-1 1 0,1-1 0,-1 0 0,1 0 0,-1 0 0,1 0 0,-1 0 0,1 0 0,-1-1 0,1 1 0,-1 0 0,1 0 0,-1 0 0,1 0 0,-1-1 0,1 1 0,-1 0 0,1 0 0,-1-1 0,1 1 0,0 0 0,-1-1 0,1 1 0,0 0 0,-1-1 0,1 1 0,-1-1 0,-27-31 0,23 25 0,-22-24 0,-49-42 0,28 28 0,45 42-136,-1-1-1,1 1 1,0 0-1,1-1 1,-1 0-1,1 1 1,-1-1-1,1 0 0,-2-5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3:21:14.1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26 0,'7091'-26'0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3:21:03.0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0,'3096'26'0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3:20:54.5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0,'7223'105'0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2FD7FD19-5076-46AC-A0CD-03C1E5BDF5C0}"/>
</file>

<file path=customXml/itemProps2.xml><?xml version="1.0" encoding="utf-8"?>
<ds:datastoreItem xmlns:ds="http://schemas.openxmlformats.org/officeDocument/2006/customXml" ds:itemID="{A449C45E-1D39-4D99-8CB2-4BF81F37E298}"/>
</file>

<file path=customXml/itemProps3.xml><?xml version="1.0" encoding="utf-8"?>
<ds:datastoreItem xmlns:ds="http://schemas.openxmlformats.org/officeDocument/2006/customXml" ds:itemID="{FFF3A734-3330-4D5B-B4B2-715B20301E77}"/>
</file>

<file path=docProps/app.xml><?xml version="1.0" encoding="utf-8"?>
<Properties xmlns="http://schemas.openxmlformats.org/officeDocument/2006/extended-properties" xmlns:vt="http://schemas.openxmlformats.org/officeDocument/2006/docPropsVTypes">
  <Template>Normal.dotm</Template>
  <TotalTime>37</TotalTime>
  <Pages>19</Pages>
  <Words>2735</Words>
  <Characters>15045</Characters>
  <Application>Microsoft Office Word</Application>
  <DocSecurity>0</DocSecurity>
  <Lines>125</Lines>
  <Paragraphs>35</Paragraphs>
  <ScaleCrop>false</ScaleCrop>
  <Company/>
  <LinksUpToDate>false</LinksUpToDate>
  <CharactersWithSpaces>17745</CharactersWithSpaces>
  <SharedDoc>false</SharedDoc>
  <HLinks>
    <vt:vector size="114" baseType="variant">
      <vt:variant>
        <vt:i4>1376318</vt:i4>
      </vt:variant>
      <vt:variant>
        <vt:i4>110</vt:i4>
      </vt:variant>
      <vt:variant>
        <vt:i4>0</vt:i4>
      </vt:variant>
      <vt:variant>
        <vt:i4>5</vt:i4>
      </vt:variant>
      <vt:variant>
        <vt:lpwstr/>
      </vt:variant>
      <vt:variant>
        <vt:lpwstr>_Toc184193287</vt:lpwstr>
      </vt:variant>
      <vt:variant>
        <vt:i4>1376318</vt:i4>
      </vt:variant>
      <vt:variant>
        <vt:i4>104</vt:i4>
      </vt:variant>
      <vt:variant>
        <vt:i4>0</vt:i4>
      </vt:variant>
      <vt:variant>
        <vt:i4>5</vt:i4>
      </vt:variant>
      <vt:variant>
        <vt:lpwstr/>
      </vt:variant>
      <vt:variant>
        <vt:lpwstr>_Toc184193286</vt:lpwstr>
      </vt:variant>
      <vt:variant>
        <vt:i4>1376318</vt:i4>
      </vt:variant>
      <vt:variant>
        <vt:i4>98</vt:i4>
      </vt:variant>
      <vt:variant>
        <vt:i4>0</vt:i4>
      </vt:variant>
      <vt:variant>
        <vt:i4>5</vt:i4>
      </vt:variant>
      <vt:variant>
        <vt:lpwstr/>
      </vt:variant>
      <vt:variant>
        <vt:lpwstr>_Toc184193285</vt:lpwstr>
      </vt:variant>
      <vt:variant>
        <vt:i4>1376318</vt:i4>
      </vt:variant>
      <vt:variant>
        <vt:i4>92</vt:i4>
      </vt:variant>
      <vt:variant>
        <vt:i4>0</vt:i4>
      </vt:variant>
      <vt:variant>
        <vt:i4>5</vt:i4>
      </vt:variant>
      <vt:variant>
        <vt:lpwstr/>
      </vt:variant>
      <vt:variant>
        <vt:lpwstr>_Toc184193284</vt:lpwstr>
      </vt:variant>
      <vt:variant>
        <vt:i4>1376318</vt:i4>
      </vt:variant>
      <vt:variant>
        <vt:i4>86</vt:i4>
      </vt:variant>
      <vt:variant>
        <vt:i4>0</vt:i4>
      </vt:variant>
      <vt:variant>
        <vt:i4>5</vt:i4>
      </vt:variant>
      <vt:variant>
        <vt:lpwstr/>
      </vt:variant>
      <vt:variant>
        <vt:lpwstr>_Toc184193283</vt:lpwstr>
      </vt:variant>
      <vt:variant>
        <vt:i4>1376318</vt:i4>
      </vt:variant>
      <vt:variant>
        <vt:i4>80</vt:i4>
      </vt:variant>
      <vt:variant>
        <vt:i4>0</vt:i4>
      </vt:variant>
      <vt:variant>
        <vt:i4>5</vt:i4>
      </vt:variant>
      <vt:variant>
        <vt:lpwstr/>
      </vt:variant>
      <vt:variant>
        <vt:lpwstr>_Toc184193282</vt:lpwstr>
      </vt:variant>
      <vt:variant>
        <vt:i4>1376318</vt:i4>
      </vt:variant>
      <vt:variant>
        <vt:i4>74</vt:i4>
      </vt:variant>
      <vt:variant>
        <vt:i4>0</vt:i4>
      </vt:variant>
      <vt:variant>
        <vt:i4>5</vt:i4>
      </vt:variant>
      <vt:variant>
        <vt:lpwstr/>
      </vt:variant>
      <vt:variant>
        <vt:lpwstr>_Toc184193281</vt:lpwstr>
      </vt:variant>
      <vt:variant>
        <vt:i4>1376318</vt:i4>
      </vt:variant>
      <vt:variant>
        <vt:i4>68</vt:i4>
      </vt:variant>
      <vt:variant>
        <vt:i4>0</vt:i4>
      </vt:variant>
      <vt:variant>
        <vt:i4>5</vt:i4>
      </vt:variant>
      <vt:variant>
        <vt:lpwstr/>
      </vt:variant>
      <vt:variant>
        <vt:lpwstr>_Toc184193280</vt:lpwstr>
      </vt:variant>
      <vt:variant>
        <vt:i4>1703998</vt:i4>
      </vt:variant>
      <vt:variant>
        <vt:i4>62</vt:i4>
      </vt:variant>
      <vt:variant>
        <vt:i4>0</vt:i4>
      </vt:variant>
      <vt:variant>
        <vt:i4>5</vt:i4>
      </vt:variant>
      <vt:variant>
        <vt:lpwstr/>
      </vt:variant>
      <vt:variant>
        <vt:lpwstr>_Toc184193279</vt:lpwstr>
      </vt:variant>
      <vt:variant>
        <vt:i4>1703998</vt:i4>
      </vt:variant>
      <vt:variant>
        <vt:i4>56</vt:i4>
      </vt:variant>
      <vt:variant>
        <vt:i4>0</vt:i4>
      </vt:variant>
      <vt:variant>
        <vt:i4>5</vt:i4>
      </vt:variant>
      <vt:variant>
        <vt:lpwstr/>
      </vt:variant>
      <vt:variant>
        <vt:lpwstr>_Toc184193278</vt:lpwstr>
      </vt:variant>
      <vt:variant>
        <vt:i4>1703998</vt:i4>
      </vt:variant>
      <vt:variant>
        <vt:i4>50</vt:i4>
      </vt:variant>
      <vt:variant>
        <vt:i4>0</vt:i4>
      </vt:variant>
      <vt:variant>
        <vt:i4>5</vt:i4>
      </vt:variant>
      <vt:variant>
        <vt:lpwstr/>
      </vt:variant>
      <vt:variant>
        <vt:lpwstr>_Toc184193277</vt:lpwstr>
      </vt:variant>
      <vt:variant>
        <vt:i4>1703998</vt:i4>
      </vt:variant>
      <vt:variant>
        <vt:i4>44</vt:i4>
      </vt:variant>
      <vt:variant>
        <vt:i4>0</vt:i4>
      </vt:variant>
      <vt:variant>
        <vt:i4>5</vt:i4>
      </vt:variant>
      <vt:variant>
        <vt:lpwstr/>
      </vt:variant>
      <vt:variant>
        <vt:lpwstr>_Toc184193276</vt:lpwstr>
      </vt:variant>
      <vt:variant>
        <vt:i4>1703998</vt:i4>
      </vt:variant>
      <vt:variant>
        <vt:i4>38</vt:i4>
      </vt:variant>
      <vt:variant>
        <vt:i4>0</vt:i4>
      </vt:variant>
      <vt:variant>
        <vt:i4>5</vt:i4>
      </vt:variant>
      <vt:variant>
        <vt:lpwstr/>
      </vt:variant>
      <vt:variant>
        <vt:lpwstr>_Toc184193275</vt:lpwstr>
      </vt:variant>
      <vt:variant>
        <vt:i4>1703998</vt:i4>
      </vt:variant>
      <vt:variant>
        <vt:i4>32</vt:i4>
      </vt:variant>
      <vt:variant>
        <vt:i4>0</vt:i4>
      </vt:variant>
      <vt:variant>
        <vt:i4>5</vt:i4>
      </vt:variant>
      <vt:variant>
        <vt:lpwstr/>
      </vt:variant>
      <vt:variant>
        <vt:lpwstr>_Toc184193274</vt:lpwstr>
      </vt:variant>
      <vt:variant>
        <vt:i4>1703998</vt:i4>
      </vt:variant>
      <vt:variant>
        <vt:i4>26</vt:i4>
      </vt:variant>
      <vt:variant>
        <vt:i4>0</vt:i4>
      </vt:variant>
      <vt:variant>
        <vt:i4>5</vt:i4>
      </vt:variant>
      <vt:variant>
        <vt:lpwstr/>
      </vt:variant>
      <vt:variant>
        <vt:lpwstr>_Toc184193273</vt:lpwstr>
      </vt:variant>
      <vt:variant>
        <vt:i4>1703998</vt:i4>
      </vt:variant>
      <vt:variant>
        <vt:i4>20</vt:i4>
      </vt:variant>
      <vt:variant>
        <vt:i4>0</vt:i4>
      </vt:variant>
      <vt:variant>
        <vt:i4>5</vt:i4>
      </vt:variant>
      <vt:variant>
        <vt:lpwstr/>
      </vt:variant>
      <vt:variant>
        <vt:lpwstr>_Toc184193272</vt:lpwstr>
      </vt:variant>
      <vt:variant>
        <vt:i4>1703998</vt:i4>
      </vt:variant>
      <vt:variant>
        <vt:i4>14</vt:i4>
      </vt:variant>
      <vt:variant>
        <vt:i4>0</vt:i4>
      </vt:variant>
      <vt:variant>
        <vt:i4>5</vt:i4>
      </vt:variant>
      <vt:variant>
        <vt:lpwstr/>
      </vt:variant>
      <vt:variant>
        <vt:lpwstr>_Toc184193271</vt:lpwstr>
      </vt:variant>
      <vt:variant>
        <vt:i4>1703998</vt:i4>
      </vt:variant>
      <vt:variant>
        <vt:i4>8</vt:i4>
      </vt:variant>
      <vt:variant>
        <vt:i4>0</vt:i4>
      </vt:variant>
      <vt:variant>
        <vt:i4>5</vt:i4>
      </vt:variant>
      <vt:variant>
        <vt:lpwstr/>
      </vt:variant>
      <vt:variant>
        <vt:lpwstr>_Toc184193270</vt:lpwstr>
      </vt:variant>
      <vt:variant>
        <vt:i4>1769534</vt:i4>
      </vt:variant>
      <vt:variant>
        <vt:i4>2</vt:i4>
      </vt:variant>
      <vt:variant>
        <vt:i4>0</vt:i4>
      </vt:variant>
      <vt:variant>
        <vt:i4>5</vt:i4>
      </vt:variant>
      <vt:variant>
        <vt:lpwstr/>
      </vt:variant>
      <vt:variant>
        <vt:lpwstr>_Toc184193269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Pozo Sánchez</cp:lastModifiedBy>
  <cp:revision>74</cp:revision>
  <cp:lastPrinted>2025-03-12T09:32:00Z</cp:lastPrinted>
  <dcterms:created xsi:type="dcterms:W3CDTF">2024-12-05T01:13:00Z</dcterms:created>
  <dcterms:modified xsi:type="dcterms:W3CDTF">2025-03-12T09:32:00Z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