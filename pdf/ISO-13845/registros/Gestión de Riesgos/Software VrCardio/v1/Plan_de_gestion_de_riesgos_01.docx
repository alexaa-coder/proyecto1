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654D04F0" w:rsidR="00FD5A11" w:rsidRDefault="00197B06" w:rsidP="00216132">
      <w:pPr>
        <w:pStyle w:val="TituloportadaSP"/>
      </w:pPr>
      <w:r>
        <w:t>PLAN DE GESTIÓN DE RIESGOS</w:t>
      </w:r>
    </w:p>
    <w:p w14:paraId="4F2EFD08" w14:textId="77777777" w:rsidR="00197B06" w:rsidRPr="0071356F" w:rsidRDefault="00197B06" w:rsidP="00216132">
      <w:pPr>
        <w:pStyle w:val="TituloportadaSP"/>
        <w:rPr>
          <w:color w:val="00B0F0"/>
        </w:rPr>
      </w:pP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E12677">
        <w:trPr>
          <w:trHeight w:val="461"/>
        </w:trPr>
        <w:tc>
          <w:tcPr>
            <w:tcW w:w="1842"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E12677">
        <w:trPr>
          <w:trHeight w:val="461"/>
        </w:trPr>
        <w:tc>
          <w:tcPr>
            <w:tcW w:w="1842" w:type="dxa"/>
            <w:shd w:val="clear" w:color="auto" w:fill="4D868E"/>
          </w:tcPr>
          <w:p w14:paraId="0BA95A6E"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439D771E" w:rsidR="00FD5A11" w:rsidRPr="0071356F" w:rsidRDefault="00572BBB" w:rsidP="00E12677">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5464B9E5" w:rsidR="00FD5A11" w:rsidRPr="0071356F" w:rsidRDefault="00572BBB" w:rsidP="00E12677">
            <w:pPr>
              <w:pStyle w:val="Piedepgina"/>
              <w:widowControl w:val="0"/>
              <w:rPr>
                <w:rFonts w:ascii="Roboto Light" w:hAnsi="Roboto Light" w:cs="Open Sans"/>
              </w:rPr>
            </w:pPr>
            <w:r>
              <w:rPr>
                <w:rFonts w:ascii="Roboto Light" w:hAnsi="Roboto Light" w:cs="Open Sans"/>
              </w:rPr>
              <w:t>Dirección</w:t>
            </w:r>
          </w:p>
        </w:tc>
        <w:tc>
          <w:tcPr>
            <w:tcW w:w="2597" w:type="dxa"/>
          </w:tcPr>
          <w:p w14:paraId="0BA95A71" w14:textId="105F8666" w:rsidR="00FD5A11" w:rsidRPr="0071356F" w:rsidRDefault="00572BBB" w:rsidP="00E12677">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E12677">
        <w:trPr>
          <w:trHeight w:val="461"/>
        </w:trPr>
        <w:tc>
          <w:tcPr>
            <w:tcW w:w="1842" w:type="dxa"/>
            <w:shd w:val="clear" w:color="auto" w:fill="4D868E"/>
          </w:tcPr>
          <w:p w14:paraId="0BA95A73"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3618B002" w:rsidR="00FD5A11" w:rsidRPr="0071356F" w:rsidRDefault="00572BBB" w:rsidP="00E12677">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0A17B991" w:rsidR="00FD5A11" w:rsidRPr="0071356F" w:rsidRDefault="00572BBB" w:rsidP="00E12677">
            <w:pPr>
              <w:pStyle w:val="Piedepgina"/>
              <w:widowControl w:val="0"/>
              <w:rPr>
                <w:rFonts w:ascii="Roboto Light" w:hAnsi="Roboto Light" w:cs="Open Sans"/>
              </w:rPr>
            </w:pPr>
            <w:r>
              <w:rPr>
                <w:rFonts w:ascii="Roboto Light" w:hAnsi="Roboto Light" w:cs="Open Sans"/>
              </w:rPr>
              <w:t>Carlos Zúñiga</w:t>
            </w:r>
          </w:p>
        </w:tc>
        <w:tc>
          <w:tcPr>
            <w:tcW w:w="2597" w:type="dxa"/>
          </w:tcPr>
          <w:p w14:paraId="0BA95A76" w14:textId="2EF805DA" w:rsidR="00FD5A11" w:rsidRPr="0071356F" w:rsidRDefault="00572BBB" w:rsidP="00E12677">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E12677">
        <w:trPr>
          <w:trHeight w:val="850"/>
        </w:trPr>
        <w:tc>
          <w:tcPr>
            <w:tcW w:w="1842" w:type="dxa"/>
            <w:shd w:val="clear" w:color="auto" w:fill="4D868E"/>
          </w:tcPr>
          <w:p w14:paraId="0BA95A78"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E12677">
            <w:pPr>
              <w:pStyle w:val="Piedepgina"/>
              <w:widowControl w:val="0"/>
              <w:rPr>
                <w:rFonts w:ascii="Roboto Light" w:hAnsi="Roboto Light" w:cs="Open Sans"/>
              </w:rPr>
            </w:pPr>
          </w:p>
        </w:tc>
        <w:tc>
          <w:tcPr>
            <w:tcW w:w="2596" w:type="dxa"/>
          </w:tcPr>
          <w:p w14:paraId="0BA95A7A" w14:textId="77777777" w:rsidR="00FD5A11" w:rsidRPr="0071356F" w:rsidRDefault="00FD5A11" w:rsidP="00E12677">
            <w:pPr>
              <w:pStyle w:val="Piedepgina"/>
              <w:widowControl w:val="0"/>
              <w:rPr>
                <w:rFonts w:ascii="Roboto Light" w:hAnsi="Roboto Light" w:cs="Open Sans"/>
              </w:rPr>
            </w:pPr>
          </w:p>
        </w:tc>
        <w:tc>
          <w:tcPr>
            <w:tcW w:w="2597" w:type="dxa"/>
          </w:tcPr>
          <w:p w14:paraId="0BA95A7B" w14:textId="77777777" w:rsidR="00FD5A11" w:rsidRPr="0071356F" w:rsidRDefault="00FD5A11" w:rsidP="00E12677">
            <w:pPr>
              <w:pStyle w:val="Piedepgina"/>
              <w:widowControl w:val="0"/>
              <w:rPr>
                <w:rFonts w:ascii="Roboto Light" w:hAnsi="Roboto Light" w:cs="Open Sans"/>
              </w:rPr>
            </w:pPr>
          </w:p>
        </w:tc>
      </w:tr>
      <w:tr w:rsidR="00FD5A11" w:rsidRPr="0071356F" w14:paraId="0BA95A81" w14:textId="77777777" w:rsidTr="00E12677">
        <w:trPr>
          <w:trHeight w:val="461"/>
        </w:trPr>
        <w:tc>
          <w:tcPr>
            <w:tcW w:w="1842" w:type="dxa"/>
            <w:shd w:val="clear" w:color="auto" w:fill="4D868E"/>
          </w:tcPr>
          <w:p w14:paraId="0BA95A7D"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272227CB" w:rsidR="00FD5A11" w:rsidRPr="0071356F" w:rsidRDefault="00572BBB" w:rsidP="00572BBB">
            <w:pPr>
              <w:pStyle w:val="Piedepgina"/>
              <w:widowControl w:val="0"/>
              <w:rPr>
                <w:rFonts w:ascii="Roboto Light" w:hAnsi="Roboto Light" w:cs="Open Sans"/>
              </w:rPr>
            </w:pPr>
            <w:r>
              <w:rPr>
                <w:rFonts w:ascii="Roboto Light" w:hAnsi="Roboto Light" w:cs="Open Sans"/>
              </w:rPr>
              <w:t>08/05/2024</w:t>
            </w:r>
          </w:p>
        </w:tc>
        <w:tc>
          <w:tcPr>
            <w:tcW w:w="2596" w:type="dxa"/>
          </w:tcPr>
          <w:p w14:paraId="0BA95A7F" w14:textId="45E987D6" w:rsidR="00FD5A11" w:rsidRPr="0071356F" w:rsidRDefault="00572BBB" w:rsidP="00E12677">
            <w:pPr>
              <w:pStyle w:val="Piedepgina"/>
              <w:widowControl w:val="0"/>
              <w:rPr>
                <w:rFonts w:ascii="Roboto Light" w:hAnsi="Roboto Light" w:cs="Open Sans"/>
              </w:rPr>
            </w:pPr>
            <w:r>
              <w:rPr>
                <w:rFonts w:ascii="Roboto Light" w:hAnsi="Roboto Light" w:cs="Open Sans"/>
              </w:rPr>
              <w:t>08/05/2024</w:t>
            </w:r>
          </w:p>
        </w:tc>
        <w:tc>
          <w:tcPr>
            <w:tcW w:w="2597" w:type="dxa"/>
          </w:tcPr>
          <w:p w14:paraId="0BA95A80" w14:textId="5235CE28" w:rsidR="00FD5A11" w:rsidRPr="0071356F" w:rsidRDefault="00572BBB" w:rsidP="00E12677">
            <w:pPr>
              <w:pStyle w:val="Piedepgina"/>
              <w:widowControl w:val="0"/>
              <w:rPr>
                <w:rFonts w:ascii="Roboto Light" w:hAnsi="Roboto Light" w:cs="Open Sans"/>
              </w:rPr>
            </w:pPr>
            <w:r>
              <w:rPr>
                <w:rFonts w:ascii="Roboto Light" w:hAnsi="Roboto Light" w:cs="Open Sans"/>
              </w:rPr>
              <w:t>08/05/2024</w:t>
            </w:r>
          </w:p>
        </w:tc>
      </w:tr>
    </w:tbl>
    <w:p w14:paraId="0BA95A82" w14:textId="77777777" w:rsidR="00A93216" w:rsidRPr="0068402E" w:rsidRDefault="00A93216">
      <w:pPr>
        <w:rPr>
          <w:rFonts w:ascii="Open Sans" w:hAnsi="Open Sans"/>
          <w:sz w:val="20"/>
        </w:rPr>
      </w:pPr>
    </w:p>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6D89CA4A" w14:textId="7BDB2E38" w:rsidR="00FB7256" w:rsidRDefault="00216132">
          <w:pPr>
            <w:pStyle w:val="TDC1"/>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5994382" w:history="1">
            <w:r w:rsidR="00FB7256" w:rsidRPr="00CA5246">
              <w:rPr>
                <w:rStyle w:val="Hipervnculo"/>
                <w:noProof/>
              </w:rPr>
              <w:t>1.</w:t>
            </w:r>
            <w:r w:rsidR="00FB7256">
              <w:rPr>
                <w:rFonts w:asciiTheme="minorHAnsi" w:hAnsiTheme="minorHAnsi" w:cstheme="minorBidi"/>
                <w:noProof/>
                <w:kern w:val="2"/>
                <w:szCs w:val="24"/>
                <w:lang w:val="es-ES"/>
                <w14:ligatures w14:val="standardContextual"/>
              </w:rPr>
              <w:tab/>
            </w:r>
            <w:r w:rsidR="00FB7256" w:rsidRPr="00CA5246">
              <w:rPr>
                <w:rStyle w:val="Hipervnculo"/>
                <w:noProof/>
              </w:rPr>
              <w:t>Introducción</w:t>
            </w:r>
            <w:r w:rsidR="00FB7256">
              <w:rPr>
                <w:noProof/>
                <w:webHidden/>
              </w:rPr>
              <w:tab/>
            </w:r>
            <w:r w:rsidR="00FB7256">
              <w:rPr>
                <w:noProof/>
                <w:webHidden/>
              </w:rPr>
              <w:fldChar w:fldCharType="begin"/>
            </w:r>
            <w:r w:rsidR="00FB7256">
              <w:rPr>
                <w:noProof/>
                <w:webHidden/>
              </w:rPr>
              <w:instrText xml:space="preserve"> PAGEREF _Toc165994382 \h </w:instrText>
            </w:r>
            <w:r w:rsidR="00FB7256">
              <w:rPr>
                <w:noProof/>
                <w:webHidden/>
              </w:rPr>
            </w:r>
            <w:r w:rsidR="00FB7256">
              <w:rPr>
                <w:noProof/>
                <w:webHidden/>
              </w:rPr>
              <w:fldChar w:fldCharType="separate"/>
            </w:r>
            <w:r w:rsidR="00FB7256">
              <w:rPr>
                <w:noProof/>
                <w:webHidden/>
              </w:rPr>
              <w:t>3</w:t>
            </w:r>
            <w:r w:rsidR="00FB7256">
              <w:rPr>
                <w:noProof/>
                <w:webHidden/>
              </w:rPr>
              <w:fldChar w:fldCharType="end"/>
            </w:r>
          </w:hyperlink>
        </w:p>
        <w:p w14:paraId="5A22727D" w14:textId="5833260E" w:rsidR="00FB7256" w:rsidRDefault="00000000">
          <w:pPr>
            <w:pStyle w:val="TDC1"/>
            <w:rPr>
              <w:rFonts w:asciiTheme="minorHAnsi" w:hAnsiTheme="minorHAnsi" w:cstheme="minorBidi"/>
              <w:noProof/>
              <w:kern w:val="2"/>
              <w:szCs w:val="24"/>
              <w:lang w:val="es-ES"/>
              <w14:ligatures w14:val="standardContextual"/>
            </w:rPr>
          </w:pPr>
          <w:hyperlink w:anchor="_Toc165994383" w:history="1">
            <w:r w:rsidR="00FB7256" w:rsidRPr="00CA5246">
              <w:rPr>
                <w:rStyle w:val="Hipervnculo"/>
                <w:noProof/>
              </w:rPr>
              <w:t>2.</w:t>
            </w:r>
            <w:r w:rsidR="00FB7256">
              <w:rPr>
                <w:rFonts w:asciiTheme="minorHAnsi" w:hAnsiTheme="minorHAnsi" w:cstheme="minorBidi"/>
                <w:noProof/>
                <w:kern w:val="2"/>
                <w:szCs w:val="24"/>
                <w:lang w:val="es-ES"/>
                <w14:ligatures w14:val="standardContextual"/>
              </w:rPr>
              <w:tab/>
            </w:r>
            <w:r w:rsidR="00FB7256" w:rsidRPr="00CA5246">
              <w:rPr>
                <w:rStyle w:val="Hipervnculo"/>
                <w:noProof/>
              </w:rPr>
              <w:t>Alcance</w:t>
            </w:r>
            <w:r w:rsidR="00FB7256">
              <w:rPr>
                <w:noProof/>
                <w:webHidden/>
              </w:rPr>
              <w:tab/>
            </w:r>
            <w:r w:rsidR="00FB7256">
              <w:rPr>
                <w:noProof/>
                <w:webHidden/>
              </w:rPr>
              <w:fldChar w:fldCharType="begin"/>
            </w:r>
            <w:r w:rsidR="00FB7256">
              <w:rPr>
                <w:noProof/>
                <w:webHidden/>
              </w:rPr>
              <w:instrText xml:space="preserve"> PAGEREF _Toc165994383 \h </w:instrText>
            </w:r>
            <w:r w:rsidR="00FB7256">
              <w:rPr>
                <w:noProof/>
                <w:webHidden/>
              </w:rPr>
            </w:r>
            <w:r w:rsidR="00FB7256">
              <w:rPr>
                <w:noProof/>
                <w:webHidden/>
              </w:rPr>
              <w:fldChar w:fldCharType="separate"/>
            </w:r>
            <w:r w:rsidR="00FB7256">
              <w:rPr>
                <w:noProof/>
                <w:webHidden/>
              </w:rPr>
              <w:t>3</w:t>
            </w:r>
            <w:r w:rsidR="00FB7256">
              <w:rPr>
                <w:noProof/>
                <w:webHidden/>
              </w:rPr>
              <w:fldChar w:fldCharType="end"/>
            </w:r>
          </w:hyperlink>
        </w:p>
        <w:p w14:paraId="768F1E1E" w14:textId="58584108" w:rsidR="00FB7256" w:rsidRDefault="00000000">
          <w:pPr>
            <w:pStyle w:val="TDC1"/>
            <w:rPr>
              <w:rFonts w:asciiTheme="minorHAnsi" w:hAnsiTheme="minorHAnsi" w:cstheme="minorBidi"/>
              <w:noProof/>
              <w:kern w:val="2"/>
              <w:szCs w:val="24"/>
              <w:lang w:val="es-ES"/>
              <w14:ligatures w14:val="standardContextual"/>
            </w:rPr>
          </w:pPr>
          <w:hyperlink w:anchor="_Toc165994384" w:history="1">
            <w:r w:rsidR="00FB7256" w:rsidRPr="00CA5246">
              <w:rPr>
                <w:rStyle w:val="Hipervnculo"/>
                <w:noProof/>
              </w:rPr>
              <w:t>3.</w:t>
            </w:r>
            <w:r w:rsidR="00FB7256">
              <w:rPr>
                <w:rFonts w:asciiTheme="minorHAnsi" w:hAnsiTheme="minorHAnsi" w:cstheme="minorBidi"/>
                <w:noProof/>
                <w:kern w:val="2"/>
                <w:szCs w:val="24"/>
                <w:lang w:val="es-ES"/>
                <w14:ligatures w14:val="standardContextual"/>
              </w:rPr>
              <w:tab/>
            </w:r>
            <w:r w:rsidR="00FB7256" w:rsidRPr="00CA5246">
              <w:rPr>
                <w:rStyle w:val="Hipervnculo"/>
                <w:noProof/>
              </w:rPr>
              <w:t>Responsabilidades</w:t>
            </w:r>
            <w:r w:rsidR="00FB7256">
              <w:rPr>
                <w:noProof/>
                <w:webHidden/>
              </w:rPr>
              <w:tab/>
            </w:r>
            <w:r w:rsidR="00FB7256">
              <w:rPr>
                <w:noProof/>
                <w:webHidden/>
              </w:rPr>
              <w:fldChar w:fldCharType="begin"/>
            </w:r>
            <w:r w:rsidR="00FB7256">
              <w:rPr>
                <w:noProof/>
                <w:webHidden/>
              </w:rPr>
              <w:instrText xml:space="preserve"> PAGEREF _Toc165994384 \h </w:instrText>
            </w:r>
            <w:r w:rsidR="00FB7256">
              <w:rPr>
                <w:noProof/>
                <w:webHidden/>
              </w:rPr>
            </w:r>
            <w:r w:rsidR="00FB7256">
              <w:rPr>
                <w:noProof/>
                <w:webHidden/>
              </w:rPr>
              <w:fldChar w:fldCharType="separate"/>
            </w:r>
            <w:r w:rsidR="00FB7256">
              <w:rPr>
                <w:noProof/>
                <w:webHidden/>
              </w:rPr>
              <w:t>4</w:t>
            </w:r>
            <w:r w:rsidR="00FB7256">
              <w:rPr>
                <w:noProof/>
                <w:webHidden/>
              </w:rPr>
              <w:fldChar w:fldCharType="end"/>
            </w:r>
          </w:hyperlink>
        </w:p>
        <w:p w14:paraId="6B8356A3" w14:textId="46C2A71C" w:rsidR="00FB7256" w:rsidRDefault="00000000">
          <w:pPr>
            <w:pStyle w:val="TDC1"/>
            <w:rPr>
              <w:rFonts w:asciiTheme="minorHAnsi" w:hAnsiTheme="minorHAnsi" w:cstheme="minorBidi"/>
              <w:noProof/>
              <w:kern w:val="2"/>
              <w:szCs w:val="24"/>
              <w:lang w:val="es-ES"/>
              <w14:ligatures w14:val="standardContextual"/>
            </w:rPr>
          </w:pPr>
          <w:hyperlink w:anchor="_Toc165994385" w:history="1">
            <w:r w:rsidR="00FB7256" w:rsidRPr="00CA5246">
              <w:rPr>
                <w:rStyle w:val="Hipervnculo"/>
                <w:noProof/>
              </w:rPr>
              <w:t>4.</w:t>
            </w:r>
            <w:r w:rsidR="00FB7256">
              <w:rPr>
                <w:rFonts w:asciiTheme="minorHAnsi" w:hAnsiTheme="minorHAnsi" w:cstheme="minorBidi"/>
                <w:noProof/>
                <w:kern w:val="2"/>
                <w:szCs w:val="24"/>
                <w:lang w:val="es-ES"/>
                <w14:ligatures w14:val="standardContextual"/>
              </w:rPr>
              <w:tab/>
            </w:r>
            <w:r w:rsidR="00FB7256" w:rsidRPr="00CA5246">
              <w:rPr>
                <w:rStyle w:val="Hipervnculo"/>
                <w:noProof/>
              </w:rPr>
              <w:t>Actividades de gestion de riesgos: requisitos</w:t>
            </w:r>
            <w:r w:rsidR="00FB7256">
              <w:rPr>
                <w:noProof/>
                <w:webHidden/>
              </w:rPr>
              <w:tab/>
            </w:r>
            <w:r w:rsidR="00FB7256">
              <w:rPr>
                <w:noProof/>
                <w:webHidden/>
              </w:rPr>
              <w:fldChar w:fldCharType="begin"/>
            </w:r>
            <w:r w:rsidR="00FB7256">
              <w:rPr>
                <w:noProof/>
                <w:webHidden/>
              </w:rPr>
              <w:instrText xml:space="preserve"> PAGEREF _Toc165994385 \h </w:instrText>
            </w:r>
            <w:r w:rsidR="00FB7256">
              <w:rPr>
                <w:noProof/>
                <w:webHidden/>
              </w:rPr>
            </w:r>
            <w:r w:rsidR="00FB7256">
              <w:rPr>
                <w:noProof/>
                <w:webHidden/>
              </w:rPr>
              <w:fldChar w:fldCharType="separate"/>
            </w:r>
            <w:r w:rsidR="00FB7256">
              <w:rPr>
                <w:noProof/>
                <w:webHidden/>
              </w:rPr>
              <w:t>5</w:t>
            </w:r>
            <w:r w:rsidR="00FB7256">
              <w:rPr>
                <w:noProof/>
                <w:webHidden/>
              </w:rPr>
              <w:fldChar w:fldCharType="end"/>
            </w:r>
          </w:hyperlink>
        </w:p>
        <w:p w14:paraId="289FA13B" w14:textId="2987A181" w:rsidR="00FB7256" w:rsidRDefault="00000000">
          <w:pPr>
            <w:pStyle w:val="TDC1"/>
            <w:rPr>
              <w:rFonts w:asciiTheme="minorHAnsi" w:hAnsiTheme="minorHAnsi" w:cstheme="minorBidi"/>
              <w:noProof/>
              <w:kern w:val="2"/>
              <w:szCs w:val="24"/>
              <w:lang w:val="es-ES"/>
              <w14:ligatures w14:val="standardContextual"/>
            </w:rPr>
          </w:pPr>
          <w:hyperlink w:anchor="_Toc165994386" w:history="1">
            <w:r w:rsidR="00FB7256" w:rsidRPr="00CA5246">
              <w:rPr>
                <w:rStyle w:val="Hipervnculo"/>
                <w:noProof/>
              </w:rPr>
              <w:t>5.</w:t>
            </w:r>
            <w:r w:rsidR="00FB7256">
              <w:rPr>
                <w:rFonts w:asciiTheme="minorHAnsi" w:hAnsiTheme="minorHAnsi" w:cstheme="minorBidi"/>
                <w:noProof/>
                <w:kern w:val="2"/>
                <w:szCs w:val="24"/>
                <w:lang w:val="es-ES"/>
                <w14:ligatures w14:val="standardContextual"/>
              </w:rPr>
              <w:tab/>
            </w:r>
            <w:r w:rsidR="00FB7256" w:rsidRPr="00CA5246">
              <w:rPr>
                <w:rStyle w:val="Hipervnculo"/>
                <w:noProof/>
              </w:rPr>
              <w:t>Evaluación de riesgos</w:t>
            </w:r>
            <w:r w:rsidR="00FB7256">
              <w:rPr>
                <w:noProof/>
                <w:webHidden/>
              </w:rPr>
              <w:tab/>
            </w:r>
            <w:r w:rsidR="00FB7256">
              <w:rPr>
                <w:noProof/>
                <w:webHidden/>
              </w:rPr>
              <w:fldChar w:fldCharType="begin"/>
            </w:r>
            <w:r w:rsidR="00FB7256">
              <w:rPr>
                <w:noProof/>
                <w:webHidden/>
              </w:rPr>
              <w:instrText xml:space="preserve"> PAGEREF _Toc165994386 \h </w:instrText>
            </w:r>
            <w:r w:rsidR="00FB7256">
              <w:rPr>
                <w:noProof/>
                <w:webHidden/>
              </w:rPr>
            </w:r>
            <w:r w:rsidR="00FB7256">
              <w:rPr>
                <w:noProof/>
                <w:webHidden/>
              </w:rPr>
              <w:fldChar w:fldCharType="separate"/>
            </w:r>
            <w:r w:rsidR="00FB7256">
              <w:rPr>
                <w:noProof/>
                <w:webHidden/>
              </w:rPr>
              <w:t>6</w:t>
            </w:r>
            <w:r w:rsidR="00FB7256">
              <w:rPr>
                <w:noProof/>
                <w:webHidden/>
              </w:rPr>
              <w:fldChar w:fldCharType="end"/>
            </w:r>
          </w:hyperlink>
        </w:p>
        <w:p w14:paraId="0EF90B36" w14:textId="6904918D" w:rsidR="00FB7256" w:rsidRDefault="00000000">
          <w:pPr>
            <w:pStyle w:val="TDC1"/>
            <w:rPr>
              <w:rFonts w:asciiTheme="minorHAnsi" w:hAnsiTheme="minorHAnsi" w:cstheme="minorBidi"/>
              <w:noProof/>
              <w:kern w:val="2"/>
              <w:szCs w:val="24"/>
              <w:lang w:val="es-ES"/>
              <w14:ligatures w14:val="standardContextual"/>
            </w:rPr>
          </w:pPr>
          <w:hyperlink w:anchor="_Toc165994387" w:history="1">
            <w:r w:rsidR="00FB7256" w:rsidRPr="00CA5246">
              <w:rPr>
                <w:rStyle w:val="Hipervnculo"/>
                <w:noProof/>
              </w:rPr>
              <w:t>6.</w:t>
            </w:r>
            <w:r w:rsidR="00FB7256">
              <w:rPr>
                <w:rFonts w:asciiTheme="minorHAnsi" w:hAnsiTheme="minorHAnsi" w:cstheme="minorBidi"/>
                <w:noProof/>
                <w:kern w:val="2"/>
                <w:szCs w:val="24"/>
                <w:lang w:val="es-ES"/>
                <w14:ligatures w14:val="standardContextual"/>
              </w:rPr>
              <w:tab/>
            </w:r>
            <w:r w:rsidR="00FB7256" w:rsidRPr="00CA5246">
              <w:rPr>
                <w:rStyle w:val="Hipervnculo"/>
                <w:noProof/>
              </w:rPr>
              <w:t>Aceptación del riesgo</w:t>
            </w:r>
            <w:r w:rsidR="00FB7256">
              <w:rPr>
                <w:noProof/>
                <w:webHidden/>
              </w:rPr>
              <w:tab/>
            </w:r>
            <w:r w:rsidR="00FB7256">
              <w:rPr>
                <w:noProof/>
                <w:webHidden/>
              </w:rPr>
              <w:fldChar w:fldCharType="begin"/>
            </w:r>
            <w:r w:rsidR="00FB7256">
              <w:rPr>
                <w:noProof/>
                <w:webHidden/>
              </w:rPr>
              <w:instrText xml:space="preserve"> PAGEREF _Toc165994387 \h </w:instrText>
            </w:r>
            <w:r w:rsidR="00FB7256">
              <w:rPr>
                <w:noProof/>
                <w:webHidden/>
              </w:rPr>
            </w:r>
            <w:r w:rsidR="00FB7256">
              <w:rPr>
                <w:noProof/>
                <w:webHidden/>
              </w:rPr>
              <w:fldChar w:fldCharType="separate"/>
            </w:r>
            <w:r w:rsidR="00FB7256">
              <w:rPr>
                <w:noProof/>
                <w:webHidden/>
              </w:rPr>
              <w:t>7</w:t>
            </w:r>
            <w:r w:rsidR="00FB7256">
              <w:rPr>
                <w:noProof/>
                <w:webHidden/>
              </w:rPr>
              <w:fldChar w:fldCharType="end"/>
            </w:r>
          </w:hyperlink>
        </w:p>
        <w:p w14:paraId="032FC1A1" w14:textId="4C951E58" w:rsidR="00FB7256" w:rsidRDefault="00000000">
          <w:pPr>
            <w:pStyle w:val="TDC1"/>
            <w:rPr>
              <w:rFonts w:asciiTheme="minorHAnsi" w:hAnsiTheme="minorHAnsi" w:cstheme="minorBidi"/>
              <w:noProof/>
              <w:kern w:val="2"/>
              <w:szCs w:val="24"/>
              <w:lang w:val="es-ES"/>
              <w14:ligatures w14:val="standardContextual"/>
            </w:rPr>
          </w:pPr>
          <w:hyperlink w:anchor="_Toc165994388" w:history="1">
            <w:r w:rsidR="00FB7256" w:rsidRPr="00CA5246">
              <w:rPr>
                <w:rStyle w:val="Hipervnculo"/>
                <w:noProof/>
              </w:rPr>
              <w:t>7.</w:t>
            </w:r>
            <w:r w:rsidR="00FB7256">
              <w:rPr>
                <w:rFonts w:asciiTheme="minorHAnsi" w:hAnsiTheme="minorHAnsi" w:cstheme="minorBidi"/>
                <w:noProof/>
                <w:kern w:val="2"/>
                <w:szCs w:val="24"/>
                <w:lang w:val="es-ES"/>
                <w14:ligatures w14:val="standardContextual"/>
              </w:rPr>
              <w:tab/>
            </w:r>
            <w:r w:rsidR="00FB7256" w:rsidRPr="00CA5246">
              <w:rPr>
                <w:rStyle w:val="Hipervnculo"/>
                <w:noProof/>
              </w:rPr>
              <w:t>Actividades de verificación</w:t>
            </w:r>
            <w:r w:rsidR="00FB7256">
              <w:rPr>
                <w:noProof/>
                <w:webHidden/>
              </w:rPr>
              <w:tab/>
            </w:r>
            <w:r w:rsidR="00FB7256">
              <w:rPr>
                <w:noProof/>
                <w:webHidden/>
              </w:rPr>
              <w:fldChar w:fldCharType="begin"/>
            </w:r>
            <w:r w:rsidR="00FB7256">
              <w:rPr>
                <w:noProof/>
                <w:webHidden/>
              </w:rPr>
              <w:instrText xml:space="preserve"> PAGEREF _Toc165994388 \h </w:instrText>
            </w:r>
            <w:r w:rsidR="00FB7256">
              <w:rPr>
                <w:noProof/>
                <w:webHidden/>
              </w:rPr>
            </w:r>
            <w:r w:rsidR="00FB7256">
              <w:rPr>
                <w:noProof/>
                <w:webHidden/>
              </w:rPr>
              <w:fldChar w:fldCharType="separate"/>
            </w:r>
            <w:r w:rsidR="00FB7256">
              <w:rPr>
                <w:noProof/>
                <w:webHidden/>
              </w:rPr>
              <w:t>7</w:t>
            </w:r>
            <w:r w:rsidR="00FB7256">
              <w:rPr>
                <w:noProof/>
                <w:webHidden/>
              </w:rPr>
              <w:fldChar w:fldCharType="end"/>
            </w:r>
          </w:hyperlink>
        </w:p>
        <w:p w14:paraId="5A23FB01" w14:textId="3E39EBC2" w:rsidR="00FB7256" w:rsidRDefault="00000000">
          <w:pPr>
            <w:pStyle w:val="TDC1"/>
            <w:rPr>
              <w:rFonts w:asciiTheme="minorHAnsi" w:hAnsiTheme="minorHAnsi" w:cstheme="minorBidi"/>
              <w:noProof/>
              <w:kern w:val="2"/>
              <w:szCs w:val="24"/>
              <w:lang w:val="es-ES"/>
              <w14:ligatures w14:val="standardContextual"/>
            </w:rPr>
          </w:pPr>
          <w:hyperlink w:anchor="_Toc165994389" w:history="1">
            <w:r w:rsidR="00FB7256" w:rsidRPr="00CA5246">
              <w:rPr>
                <w:rStyle w:val="Hipervnculo"/>
                <w:noProof/>
              </w:rPr>
              <w:t>8.</w:t>
            </w:r>
            <w:r w:rsidR="00FB7256">
              <w:rPr>
                <w:rFonts w:asciiTheme="minorHAnsi" w:hAnsiTheme="minorHAnsi" w:cstheme="minorBidi"/>
                <w:noProof/>
                <w:kern w:val="2"/>
                <w:szCs w:val="24"/>
                <w:lang w:val="es-ES"/>
                <w14:ligatures w14:val="standardContextual"/>
              </w:rPr>
              <w:tab/>
            </w:r>
            <w:r w:rsidR="00FB7256" w:rsidRPr="00CA5246">
              <w:rPr>
                <w:rStyle w:val="Hipervnculo"/>
                <w:noProof/>
              </w:rPr>
              <w:t>Información sobre producción y postproducción</w:t>
            </w:r>
            <w:r w:rsidR="00FB7256">
              <w:rPr>
                <w:noProof/>
                <w:webHidden/>
              </w:rPr>
              <w:tab/>
            </w:r>
            <w:r w:rsidR="00FB7256">
              <w:rPr>
                <w:noProof/>
                <w:webHidden/>
              </w:rPr>
              <w:fldChar w:fldCharType="begin"/>
            </w:r>
            <w:r w:rsidR="00FB7256">
              <w:rPr>
                <w:noProof/>
                <w:webHidden/>
              </w:rPr>
              <w:instrText xml:space="preserve"> PAGEREF _Toc165994389 \h </w:instrText>
            </w:r>
            <w:r w:rsidR="00FB7256">
              <w:rPr>
                <w:noProof/>
                <w:webHidden/>
              </w:rPr>
            </w:r>
            <w:r w:rsidR="00FB7256">
              <w:rPr>
                <w:noProof/>
                <w:webHidden/>
              </w:rPr>
              <w:fldChar w:fldCharType="separate"/>
            </w:r>
            <w:r w:rsidR="00FB7256">
              <w:rPr>
                <w:noProof/>
                <w:webHidden/>
              </w:rPr>
              <w:t>8</w:t>
            </w:r>
            <w:r w:rsidR="00FB7256">
              <w:rPr>
                <w:noProof/>
                <w:webHidden/>
              </w:rPr>
              <w:fldChar w:fldCharType="end"/>
            </w:r>
          </w:hyperlink>
        </w:p>
        <w:p w14:paraId="31613414" w14:textId="11297337" w:rsidR="00FB7256" w:rsidRDefault="00000000">
          <w:pPr>
            <w:pStyle w:val="TDC1"/>
            <w:rPr>
              <w:rFonts w:asciiTheme="minorHAnsi" w:hAnsiTheme="minorHAnsi" w:cstheme="minorBidi"/>
              <w:noProof/>
              <w:kern w:val="2"/>
              <w:szCs w:val="24"/>
              <w:lang w:val="es-ES"/>
              <w14:ligatures w14:val="standardContextual"/>
            </w:rPr>
          </w:pPr>
          <w:hyperlink w:anchor="_Toc165994390" w:history="1">
            <w:r w:rsidR="00FB7256" w:rsidRPr="00CA5246">
              <w:rPr>
                <w:rStyle w:val="Hipervnculo"/>
                <w:noProof/>
              </w:rPr>
              <w:t>9.</w:t>
            </w:r>
            <w:r w:rsidR="00FB7256">
              <w:rPr>
                <w:rFonts w:asciiTheme="minorHAnsi" w:hAnsiTheme="minorHAnsi" w:cstheme="minorBidi"/>
                <w:noProof/>
                <w:kern w:val="2"/>
                <w:szCs w:val="24"/>
                <w:lang w:val="es-ES"/>
                <w14:ligatures w14:val="standardContextual"/>
              </w:rPr>
              <w:tab/>
            </w:r>
            <w:r w:rsidR="00FB7256" w:rsidRPr="00CA5246">
              <w:rPr>
                <w:rStyle w:val="Hipervnculo"/>
                <w:noProof/>
              </w:rPr>
              <w:t>Uso previsto y mal uso razonablemente previsible</w:t>
            </w:r>
            <w:r w:rsidR="00FB7256">
              <w:rPr>
                <w:noProof/>
                <w:webHidden/>
              </w:rPr>
              <w:tab/>
            </w:r>
            <w:r w:rsidR="00FB7256">
              <w:rPr>
                <w:noProof/>
                <w:webHidden/>
              </w:rPr>
              <w:fldChar w:fldCharType="begin"/>
            </w:r>
            <w:r w:rsidR="00FB7256">
              <w:rPr>
                <w:noProof/>
                <w:webHidden/>
              </w:rPr>
              <w:instrText xml:space="preserve"> PAGEREF _Toc165994390 \h </w:instrText>
            </w:r>
            <w:r w:rsidR="00FB7256">
              <w:rPr>
                <w:noProof/>
                <w:webHidden/>
              </w:rPr>
            </w:r>
            <w:r w:rsidR="00FB7256">
              <w:rPr>
                <w:noProof/>
                <w:webHidden/>
              </w:rPr>
              <w:fldChar w:fldCharType="separate"/>
            </w:r>
            <w:r w:rsidR="00FB7256">
              <w:rPr>
                <w:noProof/>
                <w:webHidden/>
              </w:rPr>
              <w:t>8</w:t>
            </w:r>
            <w:r w:rsidR="00FB7256">
              <w:rPr>
                <w:noProof/>
                <w:webHidden/>
              </w:rPr>
              <w:fldChar w:fldCharType="end"/>
            </w:r>
          </w:hyperlink>
        </w:p>
        <w:p w14:paraId="79179E28" w14:textId="6346CE87" w:rsidR="00FB7256" w:rsidRDefault="00000000">
          <w:pPr>
            <w:pStyle w:val="TDC1"/>
            <w:rPr>
              <w:rFonts w:asciiTheme="minorHAnsi" w:hAnsiTheme="minorHAnsi" w:cstheme="minorBidi"/>
              <w:noProof/>
              <w:kern w:val="2"/>
              <w:szCs w:val="24"/>
              <w:lang w:val="es-ES"/>
              <w14:ligatures w14:val="standardContextual"/>
            </w:rPr>
          </w:pPr>
          <w:hyperlink w:anchor="_Toc165994391" w:history="1">
            <w:r w:rsidR="00FB7256" w:rsidRPr="00CA5246">
              <w:rPr>
                <w:rStyle w:val="Hipervnculo"/>
                <w:noProof/>
              </w:rPr>
              <w:t>10.</w:t>
            </w:r>
            <w:r w:rsidR="00FB7256">
              <w:rPr>
                <w:rFonts w:asciiTheme="minorHAnsi" w:hAnsiTheme="minorHAnsi" w:cstheme="minorBidi"/>
                <w:noProof/>
                <w:kern w:val="2"/>
                <w:szCs w:val="24"/>
                <w:lang w:val="es-ES"/>
                <w14:ligatures w14:val="standardContextual"/>
              </w:rPr>
              <w:tab/>
            </w:r>
            <w:r w:rsidR="00FB7256" w:rsidRPr="00CA5246">
              <w:rPr>
                <w:rStyle w:val="Hipervnculo"/>
                <w:noProof/>
              </w:rPr>
              <w:t>Identificación de las carácteristicas relacionadas con la seguridad</w:t>
            </w:r>
            <w:r w:rsidR="00FB7256">
              <w:rPr>
                <w:noProof/>
                <w:webHidden/>
              </w:rPr>
              <w:tab/>
            </w:r>
            <w:r w:rsidR="00FB7256">
              <w:rPr>
                <w:noProof/>
                <w:webHidden/>
              </w:rPr>
              <w:fldChar w:fldCharType="begin"/>
            </w:r>
            <w:r w:rsidR="00FB7256">
              <w:rPr>
                <w:noProof/>
                <w:webHidden/>
              </w:rPr>
              <w:instrText xml:space="preserve"> PAGEREF _Toc165994391 \h </w:instrText>
            </w:r>
            <w:r w:rsidR="00FB7256">
              <w:rPr>
                <w:noProof/>
                <w:webHidden/>
              </w:rPr>
            </w:r>
            <w:r w:rsidR="00FB7256">
              <w:rPr>
                <w:noProof/>
                <w:webHidden/>
              </w:rPr>
              <w:fldChar w:fldCharType="separate"/>
            </w:r>
            <w:r w:rsidR="00FB7256">
              <w:rPr>
                <w:noProof/>
                <w:webHidden/>
              </w:rPr>
              <w:t>8</w:t>
            </w:r>
            <w:r w:rsidR="00FB7256">
              <w:rPr>
                <w:noProof/>
                <w:webHidden/>
              </w:rPr>
              <w:fldChar w:fldCharType="end"/>
            </w:r>
          </w:hyperlink>
        </w:p>
        <w:p w14:paraId="1A1B5BE5" w14:textId="1EDD7E83" w:rsidR="00FB7256" w:rsidRDefault="00000000">
          <w:pPr>
            <w:pStyle w:val="TDC1"/>
            <w:rPr>
              <w:rFonts w:asciiTheme="minorHAnsi" w:hAnsiTheme="minorHAnsi" w:cstheme="minorBidi"/>
              <w:noProof/>
              <w:kern w:val="2"/>
              <w:szCs w:val="24"/>
              <w:lang w:val="es-ES"/>
              <w14:ligatures w14:val="standardContextual"/>
            </w:rPr>
          </w:pPr>
          <w:hyperlink w:anchor="_Toc165994392" w:history="1">
            <w:r w:rsidR="00FB7256" w:rsidRPr="00CA5246">
              <w:rPr>
                <w:rStyle w:val="Hipervnculo"/>
                <w:noProof/>
              </w:rPr>
              <w:t>11.</w:t>
            </w:r>
            <w:r w:rsidR="00FB7256">
              <w:rPr>
                <w:rFonts w:asciiTheme="minorHAnsi" w:hAnsiTheme="minorHAnsi" w:cstheme="minorBidi"/>
                <w:noProof/>
                <w:kern w:val="2"/>
                <w:szCs w:val="24"/>
                <w:lang w:val="es-ES"/>
                <w14:ligatures w14:val="standardContextual"/>
              </w:rPr>
              <w:tab/>
            </w:r>
            <w:r w:rsidR="00FB7256" w:rsidRPr="00CA5246">
              <w:rPr>
                <w:rStyle w:val="Hipervnculo"/>
                <w:noProof/>
              </w:rPr>
              <w:t>Identificación de peligros y situaciones peligrosas</w:t>
            </w:r>
            <w:r w:rsidR="00FB7256">
              <w:rPr>
                <w:noProof/>
                <w:webHidden/>
              </w:rPr>
              <w:tab/>
            </w:r>
            <w:r w:rsidR="00FB7256">
              <w:rPr>
                <w:noProof/>
                <w:webHidden/>
              </w:rPr>
              <w:fldChar w:fldCharType="begin"/>
            </w:r>
            <w:r w:rsidR="00FB7256">
              <w:rPr>
                <w:noProof/>
                <w:webHidden/>
              </w:rPr>
              <w:instrText xml:space="preserve"> PAGEREF _Toc165994392 \h </w:instrText>
            </w:r>
            <w:r w:rsidR="00FB7256">
              <w:rPr>
                <w:noProof/>
                <w:webHidden/>
              </w:rPr>
            </w:r>
            <w:r w:rsidR="00FB7256">
              <w:rPr>
                <w:noProof/>
                <w:webHidden/>
              </w:rPr>
              <w:fldChar w:fldCharType="separate"/>
            </w:r>
            <w:r w:rsidR="00FB7256">
              <w:rPr>
                <w:noProof/>
                <w:webHidden/>
              </w:rPr>
              <w:t>8</w:t>
            </w:r>
            <w:r w:rsidR="00FB7256">
              <w:rPr>
                <w:noProof/>
                <w:webHidden/>
              </w:rPr>
              <w:fldChar w:fldCharType="end"/>
            </w:r>
          </w:hyperlink>
        </w:p>
        <w:p w14:paraId="26A1214E" w14:textId="245C9A21" w:rsidR="00FB7256" w:rsidRDefault="00000000">
          <w:pPr>
            <w:pStyle w:val="TDC1"/>
            <w:rPr>
              <w:rFonts w:asciiTheme="minorHAnsi" w:hAnsiTheme="minorHAnsi" w:cstheme="minorBidi"/>
              <w:noProof/>
              <w:kern w:val="2"/>
              <w:szCs w:val="24"/>
              <w:lang w:val="es-ES"/>
              <w14:ligatures w14:val="standardContextual"/>
            </w:rPr>
          </w:pPr>
          <w:hyperlink w:anchor="_Toc165994393" w:history="1">
            <w:r w:rsidR="00FB7256" w:rsidRPr="00CA5246">
              <w:rPr>
                <w:rStyle w:val="Hipervnculo"/>
                <w:noProof/>
              </w:rPr>
              <w:t>12.</w:t>
            </w:r>
            <w:r w:rsidR="00FB7256">
              <w:rPr>
                <w:rFonts w:asciiTheme="minorHAnsi" w:hAnsiTheme="minorHAnsi" w:cstheme="minorBidi"/>
                <w:noProof/>
                <w:kern w:val="2"/>
                <w:szCs w:val="24"/>
                <w:lang w:val="es-ES"/>
                <w14:ligatures w14:val="standardContextual"/>
              </w:rPr>
              <w:tab/>
            </w:r>
            <w:r w:rsidR="00FB7256" w:rsidRPr="00CA5246">
              <w:rPr>
                <w:rStyle w:val="Hipervnculo"/>
                <w:noProof/>
              </w:rPr>
              <w:t>Riesgo residual</w:t>
            </w:r>
            <w:r w:rsidR="00FB7256">
              <w:rPr>
                <w:noProof/>
                <w:webHidden/>
              </w:rPr>
              <w:tab/>
            </w:r>
            <w:r w:rsidR="00FB7256">
              <w:rPr>
                <w:noProof/>
                <w:webHidden/>
              </w:rPr>
              <w:fldChar w:fldCharType="begin"/>
            </w:r>
            <w:r w:rsidR="00FB7256">
              <w:rPr>
                <w:noProof/>
                <w:webHidden/>
              </w:rPr>
              <w:instrText xml:space="preserve"> PAGEREF _Toc165994393 \h </w:instrText>
            </w:r>
            <w:r w:rsidR="00FB7256">
              <w:rPr>
                <w:noProof/>
                <w:webHidden/>
              </w:rPr>
            </w:r>
            <w:r w:rsidR="00FB7256">
              <w:rPr>
                <w:noProof/>
                <w:webHidden/>
              </w:rPr>
              <w:fldChar w:fldCharType="separate"/>
            </w:r>
            <w:r w:rsidR="00FB7256">
              <w:rPr>
                <w:noProof/>
                <w:webHidden/>
              </w:rPr>
              <w:t>9</w:t>
            </w:r>
            <w:r w:rsidR="00FB7256">
              <w:rPr>
                <w:noProof/>
                <w:webHidden/>
              </w:rPr>
              <w:fldChar w:fldCharType="end"/>
            </w:r>
          </w:hyperlink>
        </w:p>
        <w:p w14:paraId="0E878142" w14:textId="2D1D1EB9" w:rsidR="00FB7256" w:rsidRDefault="00000000">
          <w:pPr>
            <w:pStyle w:val="TDC1"/>
            <w:rPr>
              <w:rFonts w:asciiTheme="minorHAnsi" w:hAnsiTheme="minorHAnsi" w:cstheme="minorBidi"/>
              <w:noProof/>
              <w:kern w:val="2"/>
              <w:szCs w:val="24"/>
              <w:lang w:val="es-ES"/>
              <w14:ligatures w14:val="standardContextual"/>
            </w:rPr>
          </w:pPr>
          <w:hyperlink w:anchor="_Toc165994394" w:history="1">
            <w:r w:rsidR="00FB7256" w:rsidRPr="00CA5246">
              <w:rPr>
                <w:rStyle w:val="Hipervnculo"/>
                <w:noProof/>
              </w:rPr>
              <w:t>13.</w:t>
            </w:r>
            <w:r w:rsidR="00FB7256">
              <w:rPr>
                <w:rFonts w:asciiTheme="minorHAnsi" w:hAnsiTheme="minorHAnsi" w:cstheme="minorBidi"/>
                <w:noProof/>
                <w:kern w:val="2"/>
                <w:szCs w:val="24"/>
                <w:lang w:val="es-ES"/>
                <w14:ligatures w14:val="standardContextual"/>
              </w:rPr>
              <w:tab/>
            </w:r>
            <w:r w:rsidR="00FB7256" w:rsidRPr="00CA5246">
              <w:rPr>
                <w:rStyle w:val="Hipervnculo"/>
                <w:noProof/>
              </w:rPr>
              <w:t>Revisión del plan de gestión de riesgos</w:t>
            </w:r>
            <w:r w:rsidR="00FB7256">
              <w:rPr>
                <w:noProof/>
                <w:webHidden/>
              </w:rPr>
              <w:tab/>
            </w:r>
            <w:r w:rsidR="00FB7256">
              <w:rPr>
                <w:noProof/>
                <w:webHidden/>
              </w:rPr>
              <w:fldChar w:fldCharType="begin"/>
            </w:r>
            <w:r w:rsidR="00FB7256">
              <w:rPr>
                <w:noProof/>
                <w:webHidden/>
              </w:rPr>
              <w:instrText xml:space="preserve"> PAGEREF _Toc165994394 \h </w:instrText>
            </w:r>
            <w:r w:rsidR="00FB7256">
              <w:rPr>
                <w:noProof/>
                <w:webHidden/>
              </w:rPr>
            </w:r>
            <w:r w:rsidR="00FB7256">
              <w:rPr>
                <w:noProof/>
                <w:webHidden/>
              </w:rPr>
              <w:fldChar w:fldCharType="separate"/>
            </w:r>
            <w:r w:rsidR="00FB7256">
              <w:rPr>
                <w:noProof/>
                <w:webHidden/>
              </w:rPr>
              <w:t>9</w:t>
            </w:r>
            <w:r w:rsidR="00FB7256">
              <w:rPr>
                <w:noProof/>
                <w:webHidden/>
              </w:rPr>
              <w:fldChar w:fldCharType="end"/>
            </w:r>
          </w:hyperlink>
        </w:p>
        <w:p w14:paraId="7F76853C" w14:textId="09BBBA49" w:rsidR="00FB7256" w:rsidRDefault="00000000">
          <w:pPr>
            <w:pStyle w:val="TDC1"/>
            <w:rPr>
              <w:rFonts w:asciiTheme="minorHAnsi" w:hAnsiTheme="minorHAnsi" w:cstheme="minorBidi"/>
              <w:noProof/>
              <w:kern w:val="2"/>
              <w:szCs w:val="24"/>
              <w:lang w:val="es-ES"/>
              <w14:ligatures w14:val="standardContextual"/>
            </w:rPr>
          </w:pPr>
          <w:hyperlink w:anchor="_Toc165994395" w:history="1">
            <w:r w:rsidR="00FB7256" w:rsidRPr="00CA5246">
              <w:rPr>
                <w:rStyle w:val="Hipervnculo"/>
                <w:noProof/>
              </w:rPr>
              <w:t>14.</w:t>
            </w:r>
            <w:r w:rsidR="00FB7256">
              <w:rPr>
                <w:rFonts w:asciiTheme="minorHAnsi" w:hAnsiTheme="minorHAnsi" w:cstheme="minorBidi"/>
                <w:noProof/>
                <w:kern w:val="2"/>
                <w:szCs w:val="24"/>
                <w:lang w:val="es-ES"/>
                <w14:ligatures w14:val="standardContextual"/>
              </w:rPr>
              <w:tab/>
            </w:r>
            <w:r w:rsidR="00FB7256" w:rsidRPr="00CA5246">
              <w:rPr>
                <w:rStyle w:val="Hipervnculo"/>
                <w:noProof/>
              </w:rPr>
              <w:t>Archivo del proceso de gestión de riesgos</w:t>
            </w:r>
            <w:r w:rsidR="00FB7256">
              <w:rPr>
                <w:noProof/>
                <w:webHidden/>
              </w:rPr>
              <w:tab/>
            </w:r>
            <w:r w:rsidR="00FB7256">
              <w:rPr>
                <w:noProof/>
                <w:webHidden/>
              </w:rPr>
              <w:fldChar w:fldCharType="begin"/>
            </w:r>
            <w:r w:rsidR="00FB7256">
              <w:rPr>
                <w:noProof/>
                <w:webHidden/>
              </w:rPr>
              <w:instrText xml:space="preserve"> PAGEREF _Toc165994395 \h </w:instrText>
            </w:r>
            <w:r w:rsidR="00FB7256">
              <w:rPr>
                <w:noProof/>
                <w:webHidden/>
              </w:rPr>
            </w:r>
            <w:r w:rsidR="00FB7256">
              <w:rPr>
                <w:noProof/>
                <w:webHidden/>
              </w:rPr>
              <w:fldChar w:fldCharType="separate"/>
            </w:r>
            <w:r w:rsidR="00FB7256">
              <w:rPr>
                <w:noProof/>
                <w:webHidden/>
              </w:rPr>
              <w:t>9</w:t>
            </w:r>
            <w:r w:rsidR="00FB7256">
              <w:rPr>
                <w:noProof/>
                <w:webHidden/>
              </w:rPr>
              <w:fldChar w:fldCharType="end"/>
            </w:r>
          </w:hyperlink>
        </w:p>
        <w:p w14:paraId="00E23AD9" w14:textId="66B07AF5" w:rsidR="00FB7256" w:rsidRDefault="00000000">
          <w:pPr>
            <w:pStyle w:val="TDC1"/>
            <w:rPr>
              <w:rFonts w:asciiTheme="minorHAnsi" w:hAnsiTheme="minorHAnsi" w:cstheme="minorBidi"/>
              <w:noProof/>
              <w:kern w:val="2"/>
              <w:szCs w:val="24"/>
              <w:lang w:val="es-ES"/>
              <w14:ligatures w14:val="standardContextual"/>
            </w:rPr>
          </w:pPr>
          <w:hyperlink w:anchor="_Toc165994396" w:history="1">
            <w:r w:rsidR="00FB7256" w:rsidRPr="00CA5246">
              <w:rPr>
                <w:rStyle w:val="Hipervnculo"/>
                <w:noProof/>
              </w:rPr>
              <w:t>15.</w:t>
            </w:r>
            <w:r w:rsidR="00FB7256">
              <w:rPr>
                <w:rFonts w:asciiTheme="minorHAnsi" w:hAnsiTheme="minorHAnsi" w:cstheme="minorBidi"/>
                <w:noProof/>
                <w:kern w:val="2"/>
                <w:szCs w:val="24"/>
                <w:lang w:val="es-ES"/>
                <w14:ligatures w14:val="standardContextual"/>
              </w:rPr>
              <w:tab/>
            </w:r>
            <w:r w:rsidR="00FB7256" w:rsidRPr="00CA5246">
              <w:rPr>
                <w:rStyle w:val="Hipervnculo"/>
                <w:noProof/>
              </w:rPr>
              <w:t>Conclusiones</w:t>
            </w:r>
            <w:r w:rsidR="00FB7256">
              <w:rPr>
                <w:noProof/>
                <w:webHidden/>
              </w:rPr>
              <w:tab/>
            </w:r>
            <w:r w:rsidR="00FB7256">
              <w:rPr>
                <w:noProof/>
                <w:webHidden/>
              </w:rPr>
              <w:fldChar w:fldCharType="begin"/>
            </w:r>
            <w:r w:rsidR="00FB7256">
              <w:rPr>
                <w:noProof/>
                <w:webHidden/>
              </w:rPr>
              <w:instrText xml:space="preserve"> PAGEREF _Toc165994396 \h </w:instrText>
            </w:r>
            <w:r w:rsidR="00FB7256">
              <w:rPr>
                <w:noProof/>
                <w:webHidden/>
              </w:rPr>
            </w:r>
            <w:r w:rsidR="00FB7256">
              <w:rPr>
                <w:noProof/>
                <w:webHidden/>
              </w:rPr>
              <w:fldChar w:fldCharType="separate"/>
            </w:r>
            <w:r w:rsidR="00FB7256">
              <w:rPr>
                <w:noProof/>
                <w:webHidden/>
              </w:rPr>
              <w:t>10</w:t>
            </w:r>
            <w:r w:rsidR="00FB7256">
              <w:rPr>
                <w:noProof/>
                <w:webHidden/>
              </w:rPr>
              <w:fldChar w:fldCharType="end"/>
            </w:r>
          </w:hyperlink>
        </w:p>
        <w:p w14:paraId="01F8479D" w14:textId="5001ED39" w:rsidR="00FB7256" w:rsidRDefault="00000000">
          <w:pPr>
            <w:pStyle w:val="TDC1"/>
            <w:rPr>
              <w:rFonts w:asciiTheme="minorHAnsi" w:hAnsiTheme="minorHAnsi" w:cstheme="minorBidi"/>
              <w:noProof/>
              <w:kern w:val="2"/>
              <w:szCs w:val="24"/>
              <w:lang w:val="es-ES"/>
              <w14:ligatures w14:val="standardContextual"/>
            </w:rPr>
          </w:pPr>
          <w:hyperlink w:anchor="_Toc165994397" w:history="1">
            <w:r w:rsidR="00FB7256" w:rsidRPr="00CA5246">
              <w:rPr>
                <w:rStyle w:val="Hipervnculo"/>
                <w:noProof/>
              </w:rPr>
              <w:t>16.</w:t>
            </w:r>
            <w:r w:rsidR="00FB7256">
              <w:rPr>
                <w:rFonts w:asciiTheme="minorHAnsi" w:hAnsiTheme="minorHAnsi" w:cstheme="minorBidi"/>
                <w:noProof/>
                <w:kern w:val="2"/>
                <w:szCs w:val="24"/>
                <w:lang w:val="es-ES"/>
                <w14:ligatures w14:val="standardContextual"/>
              </w:rPr>
              <w:tab/>
            </w:r>
            <w:r w:rsidR="00FB7256" w:rsidRPr="00CA5246">
              <w:rPr>
                <w:rStyle w:val="Hipervnculo"/>
                <w:noProof/>
              </w:rPr>
              <w:t>Historico de versiones</w:t>
            </w:r>
            <w:r w:rsidR="00FB7256">
              <w:rPr>
                <w:noProof/>
                <w:webHidden/>
              </w:rPr>
              <w:tab/>
            </w:r>
            <w:r w:rsidR="00FB7256">
              <w:rPr>
                <w:noProof/>
                <w:webHidden/>
              </w:rPr>
              <w:fldChar w:fldCharType="begin"/>
            </w:r>
            <w:r w:rsidR="00FB7256">
              <w:rPr>
                <w:noProof/>
                <w:webHidden/>
              </w:rPr>
              <w:instrText xml:space="preserve"> PAGEREF _Toc165994397 \h </w:instrText>
            </w:r>
            <w:r w:rsidR="00FB7256">
              <w:rPr>
                <w:noProof/>
                <w:webHidden/>
              </w:rPr>
            </w:r>
            <w:r w:rsidR="00FB7256">
              <w:rPr>
                <w:noProof/>
                <w:webHidden/>
              </w:rPr>
              <w:fldChar w:fldCharType="separate"/>
            </w:r>
            <w:r w:rsidR="00FB7256">
              <w:rPr>
                <w:noProof/>
                <w:webHidden/>
              </w:rPr>
              <w:t>10</w:t>
            </w:r>
            <w:r w:rsidR="00FB7256">
              <w:rPr>
                <w:noProof/>
                <w:webHidden/>
              </w:rPr>
              <w:fldChar w:fldCharType="end"/>
            </w:r>
          </w:hyperlink>
        </w:p>
        <w:p w14:paraId="46E55491" w14:textId="2CE00F08"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3" w14:textId="77777777" w:rsidR="00A93216" w:rsidRPr="0068402E" w:rsidRDefault="00F51805">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4" w14:textId="77777777" w:rsidR="00A93216" w:rsidRPr="0068402E" w:rsidRDefault="00A93216">
      <w:pPr>
        <w:rPr>
          <w:rFonts w:ascii="Open Sans" w:hAnsi="Open Sans"/>
          <w:bCs/>
          <w:color w:val="2F5496" w:themeColor="accent5" w:themeShade="BF"/>
          <w:sz w:val="20"/>
        </w:rPr>
      </w:pPr>
    </w:p>
    <w:p w14:paraId="0BA95AB5" w14:textId="5A2C63B7" w:rsidR="00A93216" w:rsidRPr="00FD5A11" w:rsidRDefault="00923F44" w:rsidP="00216132">
      <w:pPr>
        <w:pStyle w:val="Titulo1SP"/>
      </w:pPr>
      <w:bookmarkStart w:id="0" w:name="_Toc165994382"/>
      <w:r>
        <w:t>Introducción</w:t>
      </w:r>
      <w:bookmarkEnd w:id="0"/>
    </w:p>
    <w:p w14:paraId="38EFFF4F" w14:textId="14DA1BD4" w:rsidR="006A3881" w:rsidRDefault="00923F44" w:rsidP="00923F44">
      <w:pPr>
        <w:pStyle w:val="Contenidodelmarco"/>
      </w:pPr>
      <w:r w:rsidRPr="00923F44">
        <w:t xml:space="preserve">Este </w:t>
      </w:r>
      <w:r>
        <w:t>plan</w:t>
      </w:r>
      <w:r w:rsidRPr="00923F44">
        <w:t xml:space="preserve"> de gestión de riesgos proporciona el resultado de VR-CARDIO y un resumen de las actividades de gestión de riesgos. Este análisis se planifica en las siguientes etapas: concepción, planificación, desarrollo, inventario, distribución, uso y eliminación del producto. Estos análisis deben actualizarse cuando cambian los riesgos y las tecnologías de los productos.</w:t>
      </w:r>
    </w:p>
    <w:p w14:paraId="6D5A8E7C" w14:textId="77777777" w:rsidR="00171373" w:rsidRPr="00FD5A11" w:rsidRDefault="00171373" w:rsidP="00923F44">
      <w:pPr>
        <w:pStyle w:val="Contenidodelmarco"/>
      </w:pPr>
    </w:p>
    <w:p w14:paraId="0BA95AB7" w14:textId="77777777" w:rsidR="00A93216" w:rsidRPr="00FD5A11" w:rsidRDefault="00F51805" w:rsidP="00216132">
      <w:pPr>
        <w:pStyle w:val="Titulo1SP"/>
      </w:pPr>
      <w:bookmarkStart w:id="1" w:name="_Toc165994383"/>
      <w:r w:rsidRPr="006F7DAC">
        <w:t>Alcance</w:t>
      </w:r>
      <w:bookmarkEnd w:id="1"/>
    </w:p>
    <w:tbl>
      <w:tblPr>
        <w:tblStyle w:val="Tablaconcuadrcula"/>
        <w:tblW w:w="0" w:type="auto"/>
        <w:tblLook w:val="04A0" w:firstRow="1" w:lastRow="0" w:firstColumn="1" w:lastColumn="0" w:noHBand="0" w:noVBand="1"/>
      </w:tblPr>
      <w:tblGrid>
        <w:gridCol w:w="3681"/>
        <w:gridCol w:w="5946"/>
      </w:tblGrid>
      <w:tr w:rsidR="00171373" w14:paraId="3FE1A9DC" w14:textId="77777777" w:rsidTr="0051104F">
        <w:tc>
          <w:tcPr>
            <w:tcW w:w="3681" w:type="dxa"/>
            <w:shd w:val="clear" w:color="auto" w:fill="A6A6A6" w:themeFill="background1" w:themeFillShade="A6"/>
          </w:tcPr>
          <w:p w14:paraId="7C58CDBD" w14:textId="48EDA6A7" w:rsidR="00171373" w:rsidRDefault="00171373">
            <w:pPr>
              <w:rPr>
                <w:szCs w:val="24"/>
              </w:rPr>
            </w:pPr>
            <w:r>
              <w:rPr>
                <w:szCs w:val="24"/>
              </w:rPr>
              <w:t>Información del producto</w:t>
            </w:r>
          </w:p>
        </w:tc>
        <w:tc>
          <w:tcPr>
            <w:tcW w:w="5946" w:type="dxa"/>
            <w:shd w:val="clear" w:color="auto" w:fill="A6A6A6" w:themeFill="background1" w:themeFillShade="A6"/>
          </w:tcPr>
          <w:p w14:paraId="75D9CEDB" w14:textId="68BA2F69" w:rsidR="00171373" w:rsidRDefault="00171373">
            <w:pPr>
              <w:rPr>
                <w:szCs w:val="24"/>
              </w:rPr>
            </w:pPr>
            <w:r>
              <w:rPr>
                <w:szCs w:val="24"/>
              </w:rPr>
              <w:t>Descripción</w:t>
            </w:r>
          </w:p>
        </w:tc>
      </w:tr>
      <w:tr w:rsidR="00171373" w14:paraId="14FE09FB" w14:textId="77777777" w:rsidTr="0051104F">
        <w:tc>
          <w:tcPr>
            <w:tcW w:w="3681" w:type="dxa"/>
            <w:shd w:val="clear" w:color="auto" w:fill="D9D9D9" w:themeFill="background1" w:themeFillShade="D9"/>
          </w:tcPr>
          <w:p w14:paraId="4F3E31F7" w14:textId="72897D04" w:rsidR="00171373" w:rsidRDefault="00171373">
            <w:pPr>
              <w:rPr>
                <w:szCs w:val="24"/>
              </w:rPr>
            </w:pPr>
            <w:r>
              <w:rPr>
                <w:szCs w:val="24"/>
              </w:rPr>
              <w:t>Nombre producto</w:t>
            </w:r>
          </w:p>
        </w:tc>
        <w:tc>
          <w:tcPr>
            <w:tcW w:w="5946" w:type="dxa"/>
          </w:tcPr>
          <w:p w14:paraId="200FB0CA" w14:textId="2A3D3C3C" w:rsidR="00171373" w:rsidRDefault="00171373">
            <w:pPr>
              <w:rPr>
                <w:szCs w:val="24"/>
              </w:rPr>
            </w:pPr>
            <w:r>
              <w:rPr>
                <w:szCs w:val="24"/>
              </w:rPr>
              <w:t>VR</w:t>
            </w:r>
            <w:r w:rsidR="0051104F">
              <w:rPr>
                <w:szCs w:val="24"/>
              </w:rPr>
              <w:t>-</w:t>
            </w:r>
            <w:r>
              <w:rPr>
                <w:szCs w:val="24"/>
              </w:rPr>
              <w:t>CARDIO</w:t>
            </w:r>
          </w:p>
        </w:tc>
      </w:tr>
      <w:tr w:rsidR="00171373" w14:paraId="0C252199" w14:textId="77777777" w:rsidTr="0051104F">
        <w:tc>
          <w:tcPr>
            <w:tcW w:w="3681" w:type="dxa"/>
            <w:shd w:val="clear" w:color="auto" w:fill="D9D9D9" w:themeFill="background1" w:themeFillShade="D9"/>
          </w:tcPr>
          <w:p w14:paraId="70D1986E" w14:textId="12F9D6DA" w:rsidR="00171373" w:rsidRDefault="00171373">
            <w:pPr>
              <w:rPr>
                <w:szCs w:val="24"/>
              </w:rPr>
            </w:pPr>
            <w:r>
              <w:rPr>
                <w:szCs w:val="24"/>
              </w:rPr>
              <w:t>Grupo EMDN</w:t>
            </w:r>
          </w:p>
        </w:tc>
        <w:tc>
          <w:tcPr>
            <w:tcW w:w="5946" w:type="dxa"/>
          </w:tcPr>
          <w:p w14:paraId="33D1A148" w14:textId="586EF2CF" w:rsidR="00171373" w:rsidRDefault="00171373">
            <w:pPr>
              <w:rPr>
                <w:szCs w:val="24"/>
              </w:rPr>
            </w:pPr>
            <w:r>
              <w:rPr>
                <w:szCs w:val="24"/>
              </w:rPr>
              <w:t>V92</w:t>
            </w:r>
          </w:p>
        </w:tc>
      </w:tr>
      <w:tr w:rsidR="00171373" w14:paraId="553D9A34" w14:textId="77777777" w:rsidTr="0051104F">
        <w:tc>
          <w:tcPr>
            <w:tcW w:w="3681" w:type="dxa"/>
            <w:shd w:val="clear" w:color="auto" w:fill="D9D9D9" w:themeFill="background1" w:themeFillShade="D9"/>
          </w:tcPr>
          <w:p w14:paraId="0786A747" w14:textId="5C69C7B8" w:rsidR="00171373" w:rsidRDefault="0051104F">
            <w:pPr>
              <w:rPr>
                <w:szCs w:val="24"/>
              </w:rPr>
            </w:pPr>
            <w:r>
              <w:rPr>
                <w:szCs w:val="24"/>
              </w:rPr>
              <w:t>Uso intencionado</w:t>
            </w:r>
          </w:p>
        </w:tc>
        <w:tc>
          <w:tcPr>
            <w:tcW w:w="5946" w:type="dxa"/>
          </w:tcPr>
          <w:p w14:paraId="01BB2C7E" w14:textId="77777777" w:rsidR="0051104F" w:rsidRPr="0051104F" w:rsidRDefault="0051104F" w:rsidP="0051104F">
            <w:pPr>
              <w:rPr>
                <w:szCs w:val="24"/>
              </w:rPr>
            </w:pPr>
            <w:r w:rsidRPr="0051104F">
              <w:rPr>
                <w:szCs w:val="24"/>
              </w:rPr>
              <w:t>VR-CARDIO está pensado para ser utilizado por electrofisiólogos y especialistas en cardiología fuera de los quirófanos como ayuda para la visualización e interpretación en tiempo real de mapas electroanatómicos tridimensionales de electrofisiología cardiaca. Proporciona una visión estereoscópica tridimensional y envolvente del comportamiento eléctrico del corazón, mejorando las capacidades de mapeo no invasivo durante la evaluación de afecciones como la fibrilación auricular y otras arritmias.</w:t>
            </w:r>
          </w:p>
          <w:p w14:paraId="04A68078" w14:textId="77777777" w:rsidR="0051104F" w:rsidRPr="0051104F" w:rsidRDefault="0051104F" w:rsidP="0051104F">
            <w:pPr>
              <w:rPr>
                <w:szCs w:val="24"/>
              </w:rPr>
            </w:pPr>
            <w:r w:rsidRPr="0051104F">
              <w:rPr>
                <w:szCs w:val="24"/>
              </w:rPr>
              <w:t>El sistema permite la adquisición, el análisis, la visualización y la interpretación educativa e informativa de datos electrofisiológicos cardíacos, lo que ayuda a comprender arritmias complejas y orienta las evaluaciones preliminares. Resulta beneficioso para asistir y tratar a pacientes con riesgo de arritmias cardiacas o que están siendo evaluados por ellas.</w:t>
            </w:r>
          </w:p>
          <w:p w14:paraId="53CC0737" w14:textId="029B32E6" w:rsidR="00171373" w:rsidRDefault="0051104F" w:rsidP="0051104F">
            <w:pPr>
              <w:rPr>
                <w:szCs w:val="24"/>
              </w:rPr>
            </w:pPr>
            <w:r w:rsidRPr="0051104F">
              <w:rPr>
                <w:szCs w:val="24"/>
              </w:rPr>
              <w:lastRenderedPageBreak/>
              <w:t>La importancia clínica de VR-CARDIO en la identificación de patrones específicos de actividad eléctrica cardiaca no ha sido establecida por investigaciones clínicas definitivas. Su uso pretende complementar los métodos de diagnóstico tradicionales y profundizar en el conocimiento de los mecanismos de las arritmias para las estrategias de tratamiento no invasivas.</w:t>
            </w:r>
          </w:p>
        </w:tc>
      </w:tr>
      <w:tr w:rsidR="00171373" w14:paraId="37637262" w14:textId="77777777" w:rsidTr="0051104F">
        <w:tc>
          <w:tcPr>
            <w:tcW w:w="3681" w:type="dxa"/>
            <w:shd w:val="clear" w:color="auto" w:fill="D9D9D9" w:themeFill="background1" w:themeFillShade="D9"/>
          </w:tcPr>
          <w:p w14:paraId="375192D6" w14:textId="34C5F3A5" w:rsidR="00171373" w:rsidRDefault="0051104F">
            <w:pPr>
              <w:rPr>
                <w:szCs w:val="24"/>
              </w:rPr>
            </w:pPr>
            <w:r w:rsidRPr="0051104F">
              <w:rPr>
                <w:szCs w:val="24"/>
              </w:rPr>
              <w:lastRenderedPageBreak/>
              <w:t>Historia del mercado</w:t>
            </w:r>
          </w:p>
        </w:tc>
        <w:tc>
          <w:tcPr>
            <w:tcW w:w="5946" w:type="dxa"/>
          </w:tcPr>
          <w:p w14:paraId="4F7ADC54" w14:textId="16A6F76E" w:rsidR="00171373" w:rsidRDefault="007A07C2">
            <w:pPr>
              <w:rPr>
                <w:szCs w:val="24"/>
              </w:rPr>
            </w:pPr>
            <w:r>
              <w:rPr>
                <w:szCs w:val="24"/>
              </w:rPr>
              <w:t>-</w:t>
            </w:r>
          </w:p>
        </w:tc>
      </w:tr>
      <w:tr w:rsidR="00171373" w14:paraId="37EA3D11" w14:textId="77777777" w:rsidTr="0051104F">
        <w:tc>
          <w:tcPr>
            <w:tcW w:w="3681" w:type="dxa"/>
            <w:shd w:val="clear" w:color="auto" w:fill="D9D9D9" w:themeFill="background1" w:themeFillShade="D9"/>
          </w:tcPr>
          <w:p w14:paraId="7D27FAB5" w14:textId="4BA23E4F" w:rsidR="00171373" w:rsidRDefault="0051104F">
            <w:pPr>
              <w:rPr>
                <w:szCs w:val="24"/>
              </w:rPr>
            </w:pPr>
            <w:r w:rsidRPr="0051104F">
              <w:rPr>
                <w:szCs w:val="24"/>
              </w:rPr>
              <w:t>Código del producto</w:t>
            </w:r>
          </w:p>
        </w:tc>
        <w:tc>
          <w:tcPr>
            <w:tcW w:w="5946" w:type="dxa"/>
          </w:tcPr>
          <w:p w14:paraId="01C9DB2F" w14:textId="2CED3673" w:rsidR="00171373" w:rsidRDefault="00313580">
            <w:pPr>
              <w:rPr>
                <w:szCs w:val="24"/>
              </w:rPr>
            </w:pPr>
            <w:r>
              <w:rPr>
                <w:szCs w:val="24"/>
              </w:rPr>
              <w:t>-</w:t>
            </w:r>
          </w:p>
        </w:tc>
      </w:tr>
    </w:tbl>
    <w:p w14:paraId="25B3DCDE" w14:textId="459CBF27" w:rsidR="006A3881" w:rsidRDefault="006A3881">
      <w:pPr>
        <w:rPr>
          <w:szCs w:val="24"/>
        </w:rPr>
      </w:pPr>
    </w:p>
    <w:p w14:paraId="0BA95AB9" w14:textId="18E2B10B" w:rsidR="00A93216" w:rsidRDefault="00A93216">
      <w:pPr>
        <w:rPr>
          <w:szCs w:val="24"/>
        </w:rPr>
      </w:pPr>
    </w:p>
    <w:tbl>
      <w:tblPr>
        <w:tblStyle w:val="Tablaconcuadrcula"/>
        <w:tblW w:w="0" w:type="auto"/>
        <w:tblLook w:val="04A0" w:firstRow="1" w:lastRow="0" w:firstColumn="1" w:lastColumn="0" w:noHBand="0" w:noVBand="1"/>
      </w:tblPr>
      <w:tblGrid>
        <w:gridCol w:w="9627"/>
      </w:tblGrid>
      <w:tr w:rsidR="00364458" w14:paraId="7E063315" w14:textId="77777777" w:rsidTr="00407BBA">
        <w:tc>
          <w:tcPr>
            <w:tcW w:w="9627" w:type="dxa"/>
            <w:shd w:val="clear" w:color="auto" w:fill="BFBFBF" w:themeFill="background1" w:themeFillShade="BF"/>
          </w:tcPr>
          <w:p w14:paraId="6BAA442C" w14:textId="649DE839" w:rsidR="00364458" w:rsidRDefault="00364458" w:rsidP="00364458">
            <w:pPr>
              <w:rPr>
                <w:szCs w:val="24"/>
              </w:rPr>
            </w:pPr>
            <w:r>
              <w:rPr>
                <w:szCs w:val="24"/>
              </w:rPr>
              <w:t xml:space="preserve">Alcance del sistema de gestión de calidad </w:t>
            </w:r>
          </w:p>
        </w:tc>
      </w:tr>
      <w:tr w:rsidR="00364458" w14:paraId="7288247B" w14:textId="77777777" w:rsidTr="005512D0">
        <w:trPr>
          <w:trHeight w:val="3718"/>
        </w:trPr>
        <w:tc>
          <w:tcPr>
            <w:tcW w:w="9627" w:type="dxa"/>
          </w:tcPr>
          <w:p w14:paraId="538FA287" w14:textId="77777777" w:rsidR="00364458" w:rsidRDefault="00364458" w:rsidP="00364458">
            <w:pPr>
              <w:rPr>
                <w:szCs w:val="24"/>
              </w:rPr>
            </w:pPr>
            <w:r>
              <w:t>Archivo de producto sanitario</w:t>
            </w:r>
          </w:p>
          <w:p w14:paraId="485B062F" w14:textId="77777777" w:rsidR="00364458" w:rsidRDefault="00364458" w:rsidP="00364458">
            <w:pPr>
              <w:rPr>
                <w:szCs w:val="24"/>
              </w:rPr>
            </w:pPr>
            <w:r>
              <w:t>Control de los documentos y archivo</w:t>
            </w:r>
          </w:p>
          <w:p w14:paraId="67091D8D" w14:textId="77777777" w:rsidR="00364458" w:rsidRDefault="00364458" w:rsidP="00364458">
            <w:pPr>
              <w:rPr>
                <w:szCs w:val="24"/>
              </w:rPr>
            </w:pPr>
            <w:r>
              <w:t>Responsabilidad de la dirección</w:t>
            </w:r>
          </w:p>
          <w:p w14:paraId="63BF9A50" w14:textId="77777777" w:rsidR="00364458" w:rsidRDefault="00364458" w:rsidP="00364458">
            <w:pPr>
              <w:rPr>
                <w:szCs w:val="24"/>
              </w:rPr>
            </w:pPr>
            <w:r>
              <w:t>Gestión de los recursos</w:t>
            </w:r>
          </w:p>
          <w:p w14:paraId="488FE513" w14:textId="77777777" w:rsidR="00364458" w:rsidRDefault="00364458" w:rsidP="00364458">
            <w:pPr>
              <w:rPr>
                <w:szCs w:val="24"/>
              </w:rPr>
            </w:pPr>
            <w:r>
              <w:t>Realización del producto</w:t>
            </w:r>
          </w:p>
          <w:p w14:paraId="68B13D43" w14:textId="5353E6F6" w:rsidR="00364458" w:rsidRDefault="00364458" w:rsidP="00364458">
            <w:pPr>
              <w:rPr>
                <w:szCs w:val="24"/>
              </w:rPr>
            </w:pPr>
            <w:r>
              <w:t>Medición de análisis y mejora</w:t>
            </w:r>
          </w:p>
        </w:tc>
      </w:tr>
    </w:tbl>
    <w:p w14:paraId="08A7F21E" w14:textId="77777777" w:rsidR="00364458" w:rsidRPr="00FD5A11" w:rsidRDefault="00364458">
      <w:pPr>
        <w:rPr>
          <w:szCs w:val="24"/>
        </w:rPr>
      </w:pPr>
    </w:p>
    <w:p w14:paraId="484D58AE" w14:textId="77777777" w:rsidR="006A3881" w:rsidRPr="006A3881" w:rsidRDefault="00F51805" w:rsidP="00FD5A11">
      <w:pPr>
        <w:pStyle w:val="Titulo1SP"/>
        <w:rPr>
          <w:szCs w:val="24"/>
        </w:rPr>
      </w:pPr>
      <w:bookmarkStart w:id="2" w:name="_Toc165994384"/>
      <w:r w:rsidRPr="00FD5A11">
        <w:t>Responsabilidades</w:t>
      </w:r>
      <w:bookmarkEnd w:id="2"/>
      <w:r w:rsidRPr="00FD5A11">
        <w:t xml:space="preserve"> </w:t>
      </w:r>
    </w:p>
    <w:tbl>
      <w:tblPr>
        <w:tblStyle w:val="Tablaconcuadrcula"/>
        <w:tblW w:w="9634" w:type="dxa"/>
        <w:tblLook w:val="04A0" w:firstRow="1" w:lastRow="0" w:firstColumn="1" w:lastColumn="0" w:noHBand="0" w:noVBand="1"/>
      </w:tblPr>
      <w:tblGrid>
        <w:gridCol w:w="2263"/>
        <w:gridCol w:w="7371"/>
      </w:tblGrid>
      <w:tr w:rsidR="00614529" w14:paraId="02C20F2A" w14:textId="77777777" w:rsidTr="00614529">
        <w:tc>
          <w:tcPr>
            <w:tcW w:w="2263" w:type="dxa"/>
            <w:shd w:val="clear" w:color="auto" w:fill="A6A6A6" w:themeFill="background1" w:themeFillShade="A6"/>
          </w:tcPr>
          <w:p w14:paraId="45AF675A" w14:textId="1DFD22B4" w:rsidR="00614529" w:rsidRDefault="00614529" w:rsidP="00614529">
            <w:pPr>
              <w:jc w:val="center"/>
              <w:rPr>
                <w:bCs/>
              </w:rPr>
            </w:pPr>
            <w:r>
              <w:rPr>
                <w:bCs/>
              </w:rPr>
              <w:t>Departamento</w:t>
            </w:r>
          </w:p>
        </w:tc>
        <w:tc>
          <w:tcPr>
            <w:tcW w:w="7371" w:type="dxa"/>
            <w:shd w:val="clear" w:color="auto" w:fill="A6A6A6" w:themeFill="background1" w:themeFillShade="A6"/>
          </w:tcPr>
          <w:p w14:paraId="751CC3C7" w14:textId="030CD789" w:rsidR="00614529" w:rsidRDefault="00614529" w:rsidP="00614529">
            <w:pPr>
              <w:jc w:val="center"/>
              <w:rPr>
                <w:bCs/>
              </w:rPr>
            </w:pPr>
            <w:r>
              <w:rPr>
                <w:bCs/>
              </w:rPr>
              <w:t>Responsabilidades</w:t>
            </w:r>
          </w:p>
        </w:tc>
      </w:tr>
      <w:tr w:rsidR="00614529" w14:paraId="243B8BC3" w14:textId="77777777" w:rsidTr="00614529">
        <w:tc>
          <w:tcPr>
            <w:tcW w:w="2263" w:type="dxa"/>
            <w:shd w:val="clear" w:color="auto" w:fill="D9D9D9" w:themeFill="background1" w:themeFillShade="D9"/>
            <w:vAlign w:val="center"/>
          </w:tcPr>
          <w:p w14:paraId="69CC716E" w14:textId="66B80D58" w:rsidR="00614529" w:rsidRDefault="00614529" w:rsidP="00614529">
            <w:pPr>
              <w:jc w:val="left"/>
              <w:rPr>
                <w:bCs/>
              </w:rPr>
            </w:pPr>
            <w:r>
              <w:rPr>
                <w:rFonts w:cs="Arial"/>
                <w:color w:val="000000"/>
              </w:rPr>
              <w:t>Direc</w:t>
            </w:r>
            <w:r w:rsidR="00753035">
              <w:rPr>
                <w:rFonts w:cs="Arial"/>
                <w:color w:val="000000"/>
              </w:rPr>
              <w:t>ción</w:t>
            </w:r>
          </w:p>
        </w:tc>
        <w:tc>
          <w:tcPr>
            <w:tcW w:w="7371" w:type="dxa"/>
          </w:tcPr>
          <w:p w14:paraId="63288B7D" w14:textId="07C48350" w:rsidR="00614529" w:rsidRDefault="00614529" w:rsidP="00614529">
            <w:pPr>
              <w:jc w:val="left"/>
              <w:rPr>
                <w:bCs/>
              </w:rPr>
            </w:pPr>
            <w:r w:rsidRPr="0051104F">
              <w:rPr>
                <w:bCs/>
              </w:rPr>
              <w:t>Evaluar los riesgos potenciales desde la perspectiva del uso y las quejas de los clientes, como la información de retorno.</w:t>
            </w:r>
          </w:p>
        </w:tc>
      </w:tr>
      <w:tr w:rsidR="00614529" w14:paraId="3F320E6A" w14:textId="77777777" w:rsidTr="00614529">
        <w:tc>
          <w:tcPr>
            <w:tcW w:w="2263" w:type="dxa"/>
            <w:shd w:val="clear" w:color="auto" w:fill="D9D9D9" w:themeFill="background1" w:themeFillShade="D9"/>
            <w:vAlign w:val="center"/>
          </w:tcPr>
          <w:p w14:paraId="1B6D6C24" w14:textId="1C8A6F29" w:rsidR="00614529" w:rsidRDefault="00614529" w:rsidP="00614529">
            <w:pPr>
              <w:jc w:val="left"/>
              <w:rPr>
                <w:bCs/>
              </w:rPr>
            </w:pPr>
            <w:r>
              <w:rPr>
                <w:bCs/>
              </w:rPr>
              <w:lastRenderedPageBreak/>
              <w:t>Garantía de calidad</w:t>
            </w:r>
          </w:p>
        </w:tc>
        <w:tc>
          <w:tcPr>
            <w:tcW w:w="7371" w:type="dxa"/>
          </w:tcPr>
          <w:p w14:paraId="4FDA72AD" w14:textId="5820CF22" w:rsidR="00614529" w:rsidRDefault="00614529" w:rsidP="00614529">
            <w:pPr>
              <w:jc w:val="left"/>
              <w:rPr>
                <w:bCs/>
              </w:rPr>
            </w:pPr>
            <w:r w:rsidRPr="00614529">
              <w:rPr>
                <w:bCs/>
              </w:rPr>
              <w:t>Evaluar los posibles riesgos desde el punto de vista del área clínica y del cumplimiento de los requisitos definidos en las normas y leyes vigentes para el producto.</w:t>
            </w:r>
          </w:p>
        </w:tc>
      </w:tr>
      <w:tr w:rsidR="00614529" w14:paraId="39374813" w14:textId="77777777" w:rsidTr="00614529">
        <w:tc>
          <w:tcPr>
            <w:tcW w:w="2263" w:type="dxa"/>
            <w:shd w:val="clear" w:color="auto" w:fill="D9D9D9" w:themeFill="background1" w:themeFillShade="D9"/>
            <w:vAlign w:val="center"/>
          </w:tcPr>
          <w:p w14:paraId="7E5FC3E2" w14:textId="2DB84B1C" w:rsidR="00614529" w:rsidRDefault="00753035" w:rsidP="00614529">
            <w:pPr>
              <w:jc w:val="left"/>
              <w:rPr>
                <w:bCs/>
              </w:rPr>
            </w:pPr>
            <w:r>
              <w:t>Logística y almacén</w:t>
            </w:r>
          </w:p>
        </w:tc>
        <w:tc>
          <w:tcPr>
            <w:tcW w:w="7371" w:type="dxa"/>
          </w:tcPr>
          <w:p w14:paraId="3AEAAAF7" w14:textId="5A7B3665" w:rsidR="00614529" w:rsidRDefault="00753035" w:rsidP="00614529">
            <w:pPr>
              <w:jc w:val="left"/>
              <w:rPr>
                <w:bCs/>
              </w:rPr>
            </w:pPr>
            <w:r w:rsidRPr="00614529">
              <w:rPr>
                <w:bCs/>
              </w:rPr>
              <w:t xml:space="preserve">Responsable de proporcionar información, según sea necesario, sobre </w:t>
            </w:r>
            <w:r>
              <w:rPr>
                <w:bCs/>
              </w:rPr>
              <w:t>la logística, productos alamcenados, compras y ventas</w:t>
            </w:r>
            <w:r w:rsidRPr="00614529">
              <w:rPr>
                <w:bCs/>
              </w:rPr>
              <w:t>.</w:t>
            </w:r>
          </w:p>
        </w:tc>
      </w:tr>
      <w:tr w:rsidR="00614529" w14:paraId="68CACA74" w14:textId="77777777" w:rsidTr="00614529">
        <w:tc>
          <w:tcPr>
            <w:tcW w:w="2263" w:type="dxa"/>
            <w:shd w:val="clear" w:color="auto" w:fill="D9D9D9" w:themeFill="background1" w:themeFillShade="D9"/>
            <w:vAlign w:val="center"/>
          </w:tcPr>
          <w:p w14:paraId="18D4E409" w14:textId="12263FDA" w:rsidR="00614529" w:rsidRDefault="00614529" w:rsidP="00614529">
            <w:pPr>
              <w:jc w:val="left"/>
              <w:rPr>
                <w:bCs/>
              </w:rPr>
            </w:pPr>
            <w:r>
              <w:rPr>
                <w:bCs/>
              </w:rPr>
              <w:t xml:space="preserve">Investigación </w:t>
            </w:r>
          </w:p>
        </w:tc>
        <w:tc>
          <w:tcPr>
            <w:tcW w:w="7371" w:type="dxa"/>
          </w:tcPr>
          <w:p w14:paraId="5AB2F3DB" w14:textId="3F7B4E5C" w:rsidR="00614529" w:rsidRPr="0051104F" w:rsidRDefault="00614529" w:rsidP="00614529">
            <w:pPr>
              <w:jc w:val="left"/>
              <w:rPr>
                <w:bCs/>
              </w:rPr>
            </w:pPr>
            <w:r w:rsidRPr="0051104F">
              <w:rPr>
                <w:bCs/>
              </w:rPr>
              <w:t>Evaluar los riesgos potenciales desde la perspectiva de la implementación del hardware</w:t>
            </w:r>
            <w:r w:rsidR="00753035">
              <w:rPr>
                <w:bCs/>
              </w:rPr>
              <w:t xml:space="preserve"> y software</w:t>
            </w:r>
            <w:r w:rsidRPr="0051104F">
              <w:rPr>
                <w:bCs/>
              </w:rPr>
              <w:t>.</w:t>
            </w:r>
          </w:p>
          <w:p w14:paraId="3A3CECA9" w14:textId="5455FB06" w:rsidR="00614529" w:rsidRDefault="00614529" w:rsidP="00614529">
            <w:pPr>
              <w:jc w:val="left"/>
              <w:rPr>
                <w:bCs/>
              </w:rPr>
            </w:pPr>
            <w:r w:rsidRPr="0051104F">
              <w:rPr>
                <w:bCs/>
              </w:rPr>
              <w:t>Ayudar en la creación</w:t>
            </w:r>
            <w:r w:rsidR="00753035">
              <w:rPr>
                <w:bCs/>
              </w:rPr>
              <w:t xml:space="preserve"> y revisión</w:t>
            </w:r>
            <w:r w:rsidRPr="0051104F">
              <w:rPr>
                <w:bCs/>
              </w:rPr>
              <w:t xml:space="preserve"> de actividades de gestión de riesgos</w:t>
            </w:r>
            <w:r>
              <w:rPr>
                <w:bCs/>
              </w:rPr>
              <w:t>.</w:t>
            </w:r>
          </w:p>
        </w:tc>
      </w:tr>
      <w:tr w:rsidR="00753035" w14:paraId="47FDF486" w14:textId="77777777" w:rsidTr="00614529">
        <w:tc>
          <w:tcPr>
            <w:tcW w:w="2263" w:type="dxa"/>
            <w:shd w:val="clear" w:color="auto" w:fill="D9D9D9" w:themeFill="background1" w:themeFillShade="D9"/>
            <w:vAlign w:val="center"/>
          </w:tcPr>
          <w:p w14:paraId="2808672B" w14:textId="35136E51" w:rsidR="00753035" w:rsidRDefault="00753035" w:rsidP="00614529">
            <w:pPr>
              <w:jc w:val="left"/>
              <w:rPr>
                <w:bCs/>
              </w:rPr>
            </w:pPr>
            <w:r>
              <w:rPr>
                <w:bCs/>
              </w:rPr>
              <w:t>Desarrollo</w:t>
            </w:r>
          </w:p>
        </w:tc>
        <w:tc>
          <w:tcPr>
            <w:tcW w:w="7371" w:type="dxa"/>
          </w:tcPr>
          <w:p w14:paraId="089961F5" w14:textId="77777777" w:rsidR="00753035" w:rsidRPr="0051104F" w:rsidRDefault="00753035" w:rsidP="00753035">
            <w:pPr>
              <w:jc w:val="left"/>
              <w:rPr>
                <w:bCs/>
              </w:rPr>
            </w:pPr>
            <w:r w:rsidRPr="0051104F">
              <w:rPr>
                <w:bCs/>
              </w:rPr>
              <w:t>Evaluar los riesgos potenciales desde la perspectiva de la implementación del hardware</w:t>
            </w:r>
            <w:r>
              <w:rPr>
                <w:bCs/>
              </w:rPr>
              <w:t xml:space="preserve"> y software</w:t>
            </w:r>
            <w:r w:rsidRPr="0051104F">
              <w:rPr>
                <w:bCs/>
              </w:rPr>
              <w:t>.</w:t>
            </w:r>
          </w:p>
          <w:p w14:paraId="656AA9B8" w14:textId="7F4FA2FB" w:rsidR="00753035" w:rsidRPr="0051104F" w:rsidRDefault="00753035" w:rsidP="00753035">
            <w:pPr>
              <w:jc w:val="left"/>
              <w:rPr>
                <w:bCs/>
              </w:rPr>
            </w:pPr>
            <w:r w:rsidRPr="0051104F">
              <w:rPr>
                <w:bCs/>
              </w:rPr>
              <w:t>Ayudar en la creación</w:t>
            </w:r>
            <w:r>
              <w:rPr>
                <w:bCs/>
              </w:rPr>
              <w:t xml:space="preserve"> y revisión</w:t>
            </w:r>
            <w:r w:rsidRPr="0051104F">
              <w:rPr>
                <w:bCs/>
              </w:rPr>
              <w:t xml:space="preserve"> de actividades de gestión de riesgos</w:t>
            </w:r>
            <w:r>
              <w:rPr>
                <w:bCs/>
              </w:rPr>
              <w:t>.</w:t>
            </w:r>
          </w:p>
        </w:tc>
      </w:tr>
      <w:tr w:rsidR="00614529" w14:paraId="3B7E8375" w14:textId="77777777" w:rsidTr="00614529">
        <w:tc>
          <w:tcPr>
            <w:tcW w:w="2263" w:type="dxa"/>
            <w:shd w:val="clear" w:color="auto" w:fill="D9D9D9" w:themeFill="background1" w:themeFillShade="D9"/>
            <w:vAlign w:val="center"/>
          </w:tcPr>
          <w:p w14:paraId="46C5A792" w14:textId="31CDB1BD" w:rsidR="00614529" w:rsidRDefault="00753035" w:rsidP="00614529">
            <w:pPr>
              <w:jc w:val="left"/>
              <w:rPr>
                <w:bCs/>
              </w:rPr>
            </w:pPr>
            <w:r>
              <w:rPr>
                <w:bCs/>
              </w:rPr>
              <w:t>Marketing y comunicación</w:t>
            </w:r>
          </w:p>
        </w:tc>
        <w:tc>
          <w:tcPr>
            <w:tcW w:w="7371" w:type="dxa"/>
          </w:tcPr>
          <w:p w14:paraId="27BA674E" w14:textId="05A15C13" w:rsidR="00614529" w:rsidRDefault="00614529" w:rsidP="00614529">
            <w:pPr>
              <w:jc w:val="left"/>
              <w:rPr>
                <w:bCs/>
              </w:rPr>
            </w:pPr>
            <w:r w:rsidRPr="00614529">
              <w:rPr>
                <w:bCs/>
              </w:rPr>
              <w:t>Responsable de proporcionar información, según sea necesario, sobre marketing, uso, comentarios de los clientes y nuevos riesgos.</w:t>
            </w:r>
          </w:p>
        </w:tc>
      </w:tr>
      <w:tr w:rsidR="00753035" w14:paraId="11D04580" w14:textId="77777777" w:rsidTr="00614529">
        <w:tc>
          <w:tcPr>
            <w:tcW w:w="2263" w:type="dxa"/>
            <w:shd w:val="clear" w:color="auto" w:fill="D9D9D9" w:themeFill="background1" w:themeFillShade="D9"/>
            <w:vAlign w:val="center"/>
          </w:tcPr>
          <w:p w14:paraId="01F0325D" w14:textId="69E98668" w:rsidR="00753035" w:rsidRDefault="00753035" w:rsidP="00614529">
            <w:pPr>
              <w:jc w:val="left"/>
              <w:rPr>
                <w:bCs/>
              </w:rPr>
            </w:pPr>
            <w:r>
              <w:rPr>
                <w:bCs/>
              </w:rPr>
              <w:t>IT</w:t>
            </w:r>
          </w:p>
        </w:tc>
        <w:tc>
          <w:tcPr>
            <w:tcW w:w="7371" w:type="dxa"/>
          </w:tcPr>
          <w:p w14:paraId="2D2C731E" w14:textId="21C4962A" w:rsidR="00753035" w:rsidRPr="0051104F" w:rsidRDefault="00753035" w:rsidP="00753035">
            <w:pPr>
              <w:jc w:val="left"/>
              <w:rPr>
                <w:bCs/>
              </w:rPr>
            </w:pPr>
            <w:r w:rsidRPr="0051104F">
              <w:rPr>
                <w:bCs/>
              </w:rPr>
              <w:t>Evaluar los riesgos potenciales desde la perspectiva de la implementación</w:t>
            </w:r>
            <w:r>
              <w:rPr>
                <w:bCs/>
              </w:rPr>
              <w:t xml:space="preserve"> software</w:t>
            </w:r>
            <w:r w:rsidRPr="0051104F">
              <w:rPr>
                <w:bCs/>
              </w:rPr>
              <w:t>.</w:t>
            </w:r>
          </w:p>
          <w:p w14:paraId="76C8D640" w14:textId="1D490A29" w:rsidR="00753035" w:rsidRPr="00614529" w:rsidRDefault="00753035" w:rsidP="00753035">
            <w:pPr>
              <w:jc w:val="left"/>
              <w:rPr>
                <w:bCs/>
              </w:rPr>
            </w:pPr>
            <w:r w:rsidRPr="0051104F">
              <w:rPr>
                <w:bCs/>
              </w:rPr>
              <w:t>Ayudar en la creación</w:t>
            </w:r>
            <w:r>
              <w:rPr>
                <w:bCs/>
              </w:rPr>
              <w:t xml:space="preserve"> y revisión</w:t>
            </w:r>
            <w:r w:rsidRPr="0051104F">
              <w:rPr>
                <w:bCs/>
              </w:rPr>
              <w:t xml:space="preserve"> de actividades de gestión de riesgos</w:t>
            </w:r>
            <w:r>
              <w:rPr>
                <w:bCs/>
              </w:rPr>
              <w:t>.</w:t>
            </w:r>
          </w:p>
        </w:tc>
      </w:tr>
      <w:tr w:rsidR="00753035" w14:paraId="09524AE0" w14:textId="77777777" w:rsidTr="00614529">
        <w:tc>
          <w:tcPr>
            <w:tcW w:w="2263" w:type="dxa"/>
            <w:shd w:val="clear" w:color="auto" w:fill="D9D9D9" w:themeFill="background1" w:themeFillShade="D9"/>
            <w:vAlign w:val="center"/>
          </w:tcPr>
          <w:p w14:paraId="1F41B3FA" w14:textId="0643F8B6" w:rsidR="00753035" w:rsidRDefault="00753035" w:rsidP="00614529">
            <w:pPr>
              <w:jc w:val="left"/>
              <w:rPr>
                <w:bCs/>
              </w:rPr>
            </w:pPr>
            <w:r>
              <w:rPr>
                <w:bCs/>
              </w:rPr>
              <w:t>Robótica</w:t>
            </w:r>
          </w:p>
        </w:tc>
        <w:tc>
          <w:tcPr>
            <w:tcW w:w="7371" w:type="dxa"/>
          </w:tcPr>
          <w:p w14:paraId="0DC19DB5" w14:textId="69DFE2E3" w:rsidR="00753035" w:rsidRPr="0051104F" w:rsidRDefault="00753035" w:rsidP="00753035">
            <w:pPr>
              <w:jc w:val="left"/>
              <w:rPr>
                <w:bCs/>
              </w:rPr>
            </w:pPr>
            <w:r w:rsidRPr="0051104F">
              <w:rPr>
                <w:bCs/>
              </w:rPr>
              <w:t>Evaluar los riesgos potenciales desde la perspectiva de la implementación del hardwar</w:t>
            </w:r>
            <w:r>
              <w:rPr>
                <w:bCs/>
              </w:rPr>
              <w:t>e</w:t>
            </w:r>
            <w:r w:rsidRPr="0051104F">
              <w:rPr>
                <w:bCs/>
              </w:rPr>
              <w:t>.</w:t>
            </w:r>
          </w:p>
          <w:p w14:paraId="36A23EDC" w14:textId="57CBD110" w:rsidR="00753035" w:rsidRPr="00614529" w:rsidRDefault="00753035" w:rsidP="00753035">
            <w:pPr>
              <w:jc w:val="left"/>
              <w:rPr>
                <w:bCs/>
              </w:rPr>
            </w:pPr>
            <w:r w:rsidRPr="0051104F">
              <w:rPr>
                <w:bCs/>
              </w:rPr>
              <w:t>Ayudar en la creación</w:t>
            </w:r>
            <w:r>
              <w:rPr>
                <w:bCs/>
              </w:rPr>
              <w:t xml:space="preserve"> y revisión</w:t>
            </w:r>
            <w:r w:rsidRPr="0051104F">
              <w:rPr>
                <w:bCs/>
              </w:rPr>
              <w:t xml:space="preserve"> de actividades de gestión de riesgos</w:t>
            </w:r>
            <w:r>
              <w:rPr>
                <w:bCs/>
              </w:rPr>
              <w:t>.</w:t>
            </w:r>
          </w:p>
        </w:tc>
      </w:tr>
      <w:tr w:rsidR="00753035" w14:paraId="582C0410" w14:textId="77777777" w:rsidTr="00614529">
        <w:tc>
          <w:tcPr>
            <w:tcW w:w="2263" w:type="dxa"/>
            <w:shd w:val="clear" w:color="auto" w:fill="D9D9D9" w:themeFill="background1" w:themeFillShade="D9"/>
            <w:vAlign w:val="center"/>
          </w:tcPr>
          <w:p w14:paraId="28C2007C" w14:textId="48B6D9AA" w:rsidR="00753035" w:rsidRDefault="00753035" w:rsidP="00614529">
            <w:pPr>
              <w:jc w:val="left"/>
              <w:rPr>
                <w:bCs/>
              </w:rPr>
            </w:pPr>
            <w:r>
              <w:rPr>
                <w:bCs/>
              </w:rPr>
              <w:t>Estudios clínicos</w:t>
            </w:r>
          </w:p>
        </w:tc>
        <w:tc>
          <w:tcPr>
            <w:tcW w:w="7371" w:type="dxa"/>
          </w:tcPr>
          <w:p w14:paraId="4D101560" w14:textId="1C35D810" w:rsidR="00753035" w:rsidRPr="0051104F" w:rsidRDefault="00753035" w:rsidP="00753035">
            <w:pPr>
              <w:jc w:val="left"/>
              <w:rPr>
                <w:bCs/>
              </w:rPr>
            </w:pPr>
            <w:r w:rsidRPr="0051104F">
              <w:rPr>
                <w:bCs/>
              </w:rPr>
              <w:t>Evaluar los riesgos potenciales desde la perspectiva de la implementación del hardware</w:t>
            </w:r>
            <w:r>
              <w:rPr>
                <w:bCs/>
              </w:rPr>
              <w:t xml:space="preserve"> y software en un ámbito profesional</w:t>
            </w:r>
            <w:r w:rsidRPr="0051104F">
              <w:rPr>
                <w:bCs/>
              </w:rPr>
              <w:t>.</w:t>
            </w:r>
          </w:p>
          <w:p w14:paraId="35996106" w14:textId="7D10E7D3" w:rsidR="00753035" w:rsidRPr="00614529" w:rsidRDefault="00753035" w:rsidP="00753035">
            <w:pPr>
              <w:jc w:val="left"/>
              <w:rPr>
                <w:bCs/>
              </w:rPr>
            </w:pPr>
            <w:r w:rsidRPr="0051104F">
              <w:rPr>
                <w:bCs/>
              </w:rPr>
              <w:t>Ayudar en la creación</w:t>
            </w:r>
            <w:r>
              <w:rPr>
                <w:bCs/>
              </w:rPr>
              <w:t xml:space="preserve"> y revisión</w:t>
            </w:r>
            <w:r w:rsidRPr="0051104F">
              <w:rPr>
                <w:bCs/>
              </w:rPr>
              <w:t xml:space="preserve"> de actividades de gestión de riesgos</w:t>
            </w:r>
            <w:r>
              <w:rPr>
                <w:bCs/>
              </w:rPr>
              <w:t>.</w:t>
            </w:r>
          </w:p>
        </w:tc>
      </w:tr>
    </w:tbl>
    <w:p w14:paraId="7DD7F221" w14:textId="77777777" w:rsidR="006A3881" w:rsidRDefault="006A3881">
      <w:pPr>
        <w:rPr>
          <w:bCs/>
        </w:rPr>
      </w:pPr>
    </w:p>
    <w:p w14:paraId="10F5EA4D" w14:textId="7BA09610" w:rsidR="00614529" w:rsidRDefault="00B31A5D" w:rsidP="00D05241">
      <w:pPr>
        <w:pStyle w:val="Titulo1SP"/>
      </w:pPr>
      <w:bookmarkStart w:id="3" w:name="_Toc165994385"/>
      <w:r>
        <w:t>Actividades de gestion de riesgos: requisitos</w:t>
      </w:r>
      <w:bookmarkEnd w:id="3"/>
    </w:p>
    <w:p w14:paraId="4E0278C0" w14:textId="77777777" w:rsidR="00614529" w:rsidRDefault="00614529">
      <w:pPr>
        <w:rPr>
          <w:bCs/>
        </w:rPr>
      </w:pPr>
    </w:p>
    <w:tbl>
      <w:tblPr>
        <w:tblStyle w:val="Tablaconcuadrcula"/>
        <w:tblW w:w="0" w:type="auto"/>
        <w:tblLook w:val="04A0" w:firstRow="1" w:lastRow="0" w:firstColumn="1" w:lastColumn="0" w:noHBand="0" w:noVBand="1"/>
      </w:tblPr>
      <w:tblGrid>
        <w:gridCol w:w="1972"/>
        <w:gridCol w:w="2252"/>
        <w:gridCol w:w="1754"/>
        <w:gridCol w:w="3649"/>
      </w:tblGrid>
      <w:tr w:rsidR="00614529" w14:paraId="17580C63" w14:textId="77777777" w:rsidTr="00614529">
        <w:tc>
          <w:tcPr>
            <w:tcW w:w="1980" w:type="dxa"/>
            <w:shd w:val="clear" w:color="auto" w:fill="A6A6A6" w:themeFill="background1" w:themeFillShade="A6"/>
          </w:tcPr>
          <w:p w14:paraId="792575BD" w14:textId="791F9D65" w:rsidR="00614529" w:rsidRDefault="00614529" w:rsidP="00614529">
            <w:pPr>
              <w:jc w:val="center"/>
              <w:rPr>
                <w:bCs/>
              </w:rPr>
            </w:pPr>
            <w:r w:rsidRPr="00952F8A">
              <w:t>Actividades de gestión de riesgos</w:t>
            </w:r>
          </w:p>
        </w:tc>
        <w:tc>
          <w:tcPr>
            <w:tcW w:w="2257" w:type="dxa"/>
            <w:shd w:val="clear" w:color="auto" w:fill="A6A6A6" w:themeFill="background1" w:themeFillShade="A6"/>
          </w:tcPr>
          <w:p w14:paraId="2D22DE0E" w14:textId="4CE63496" w:rsidR="00614529" w:rsidRDefault="00614529" w:rsidP="00614529">
            <w:pPr>
              <w:jc w:val="center"/>
              <w:rPr>
                <w:bCs/>
              </w:rPr>
            </w:pPr>
            <w:r w:rsidRPr="00952F8A">
              <w:t>Frecuencia o desencadenante</w:t>
            </w:r>
          </w:p>
        </w:tc>
        <w:tc>
          <w:tcPr>
            <w:tcW w:w="1712" w:type="dxa"/>
            <w:shd w:val="clear" w:color="auto" w:fill="A6A6A6" w:themeFill="background1" w:themeFillShade="A6"/>
          </w:tcPr>
          <w:p w14:paraId="2DAD8572" w14:textId="367C32F0" w:rsidR="00614529" w:rsidRDefault="00614529" w:rsidP="00614529">
            <w:pPr>
              <w:jc w:val="center"/>
              <w:rPr>
                <w:bCs/>
              </w:rPr>
            </w:pPr>
            <w:r w:rsidRPr="00952F8A">
              <w:t>Responsable (Participantes)</w:t>
            </w:r>
          </w:p>
        </w:tc>
        <w:tc>
          <w:tcPr>
            <w:tcW w:w="3678" w:type="dxa"/>
            <w:shd w:val="clear" w:color="auto" w:fill="A6A6A6" w:themeFill="background1" w:themeFillShade="A6"/>
          </w:tcPr>
          <w:p w14:paraId="74E52F64" w14:textId="55BAEFDC" w:rsidR="00614529" w:rsidRDefault="00614529" w:rsidP="00614529">
            <w:pPr>
              <w:jc w:val="center"/>
              <w:rPr>
                <w:bCs/>
              </w:rPr>
            </w:pPr>
            <w:r w:rsidRPr="00952F8A">
              <w:t>Notas</w:t>
            </w:r>
          </w:p>
        </w:tc>
      </w:tr>
      <w:tr w:rsidR="00614529" w14:paraId="61941335" w14:textId="77777777" w:rsidTr="00614529">
        <w:tc>
          <w:tcPr>
            <w:tcW w:w="1980" w:type="dxa"/>
          </w:tcPr>
          <w:p w14:paraId="27DFEB96" w14:textId="7F90C07B" w:rsidR="00614529" w:rsidRDefault="00614529" w:rsidP="00614529">
            <w:pPr>
              <w:jc w:val="left"/>
              <w:rPr>
                <w:bCs/>
              </w:rPr>
            </w:pPr>
            <w:r w:rsidRPr="00952F8A">
              <w:t>Mantener el plan de gestión de riesgos</w:t>
            </w:r>
          </w:p>
        </w:tc>
        <w:tc>
          <w:tcPr>
            <w:tcW w:w="2257" w:type="dxa"/>
          </w:tcPr>
          <w:p w14:paraId="545DA71E" w14:textId="6F352EA9" w:rsidR="00614529" w:rsidRDefault="00614529" w:rsidP="00614529">
            <w:pPr>
              <w:jc w:val="left"/>
              <w:rPr>
                <w:bCs/>
              </w:rPr>
            </w:pPr>
            <w:r w:rsidRPr="00952F8A">
              <w:t>Anualmente</w:t>
            </w:r>
          </w:p>
        </w:tc>
        <w:tc>
          <w:tcPr>
            <w:tcW w:w="1712" w:type="dxa"/>
          </w:tcPr>
          <w:p w14:paraId="27E10AA2" w14:textId="129D04B9" w:rsidR="00614529" w:rsidRDefault="00614529" w:rsidP="00614529">
            <w:pPr>
              <w:jc w:val="left"/>
              <w:rPr>
                <w:bCs/>
              </w:rPr>
            </w:pPr>
            <w:r>
              <w:t>Director</w:t>
            </w:r>
            <w:r w:rsidRPr="00952F8A">
              <w:t xml:space="preserve"> de Calidad</w:t>
            </w:r>
          </w:p>
        </w:tc>
        <w:tc>
          <w:tcPr>
            <w:tcW w:w="3678" w:type="dxa"/>
          </w:tcPr>
          <w:p w14:paraId="7F61AF6E" w14:textId="09BDB683" w:rsidR="00614529" w:rsidRDefault="00614529" w:rsidP="00614529">
            <w:pPr>
              <w:jc w:val="left"/>
              <w:rPr>
                <w:bCs/>
              </w:rPr>
            </w:pPr>
            <w:r w:rsidRPr="00952F8A">
              <w:t>Revisión del documento del Plan de Gestión de Riesgos</w:t>
            </w:r>
          </w:p>
        </w:tc>
      </w:tr>
      <w:tr w:rsidR="00614529" w14:paraId="334FCB35" w14:textId="77777777" w:rsidTr="00614529">
        <w:tc>
          <w:tcPr>
            <w:tcW w:w="1980" w:type="dxa"/>
          </w:tcPr>
          <w:p w14:paraId="08B1C906" w14:textId="234EB3B2" w:rsidR="00614529" w:rsidRDefault="00614529" w:rsidP="00614529">
            <w:pPr>
              <w:jc w:val="left"/>
              <w:rPr>
                <w:bCs/>
              </w:rPr>
            </w:pPr>
            <w:r w:rsidRPr="00952F8A">
              <w:t>Elaborar y mantener la matriz FMEA</w:t>
            </w:r>
          </w:p>
        </w:tc>
        <w:tc>
          <w:tcPr>
            <w:tcW w:w="2257" w:type="dxa"/>
          </w:tcPr>
          <w:p w14:paraId="2779ACD2" w14:textId="40E0CECE" w:rsidR="00614529" w:rsidRDefault="00614529" w:rsidP="00614529">
            <w:pPr>
              <w:jc w:val="left"/>
              <w:rPr>
                <w:bCs/>
              </w:rPr>
            </w:pPr>
            <w:r w:rsidRPr="00952F8A">
              <w:t>Anualmente</w:t>
            </w:r>
          </w:p>
        </w:tc>
        <w:tc>
          <w:tcPr>
            <w:tcW w:w="1712" w:type="dxa"/>
          </w:tcPr>
          <w:p w14:paraId="01E7AC44" w14:textId="0B6A98A5" w:rsidR="00614529" w:rsidRDefault="00614529" w:rsidP="00614529">
            <w:pPr>
              <w:jc w:val="left"/>
              <w:rPr>
                <w:bCs/>
              </w:rPr>
            </w:pPr>
            <w:r w:rsidRPr="00952F8A">
              <w:t>Equipo de Gestión de Riesgos</w:t>
            </w:r>
          </w:p>
        </w:tc>
        <w:tc>
          <w:tcPr>
            <w:tcW w:w="3678" w:type="dxa"/>
          </w:tcPr>
          <w:p w14:paraId="2FC8541E" w14:textId="136EA352" w:rsidR="00614529" w:rsidRDefault="00614529" w:rsidP="00614529">
            <w:pPr>
              <w:jc w:val="left"/>
              <w:rPr>
                <w:bCs/>
              </w:rPr>
            </w:pPr>
            <w:r w:rsidRPr="00952F8A">
              <w:t>Actualizaciones reactivas a partir del control de cambios, quejas y eventos reportables, inspección de recepción, producción, CAPA y otros procesos aplicables.</w:t>
            </w:r>
          </w:p>
        </w:tc>
      </w:tr>
      <w:tr w:rsidR="00614529" w14:paraId="4F453A27" w14:textId="77777777" w:rsidTr="00614529">
        <w:tc>
          <w:tcPr>
            <w:tcW w:w="1980" w:type="dxa"/>
          </w:tcPr>
          <w:p w14:paraId="1733859A" w14:textId="167C4F2B" w:rsidR="00614529" w:rsidRDefault="00614529" w:rsidP="00614529">
            <w:pPr>
              <w:jc w:val="left"/>
              <w:rPr>
                <w:bCs/>
              </w:rPr>
            </w:pPr>
            <w:r w:rsidRPr="00952F8A">
              <w:t>Recopilar y analizar información de producción y post-producción</w:t>
            </w:r>
          </w:p>
        </w:tc>
        <w:tc>
          <w:tcPr>
            <w:tcW w:w="2257" w:type="dxa"/>
          </w:tcPr>
          <w:p w14:paraId="2E991427" w14:textId="39F5D7F3" w:rsidR="00614529" w:rsidRDefault="00614529" w:rsidP="00614529">
            <w:pPr>
              <w:jc w:val="left"/>
              <w:rPr>
                <w:bCs/>
              </w:rPr>
            </w:pPr>
            <w:r w:rsidRPr="00952F8A">
              <w:t>Anualmente</w:t>
            </w:r>
          </w:p>
        </w:tc>
        <w:tc>
          <w:tcPr>
            <w:tcW w:w="1712" w:type="dxa"/>
          </w:tcPr>
          <w:p w14:paraId="41A6E047" w14:textId="25781A0D" w:rsidR="00614529" w:rsidRDefault="00614529" w:rsidP="00614529">
            <w:pPr>
              <w:jc w:val="left"/>
              <w:rPr>
                <w:bCs/>
              </w:rPr>
            </w:pPr>
            <w:r>
              <w:t>Director</w:t>
            </w:r>
            <w:r w:rsidRPr="00952F8A">
              <w:t xml:space="preserve"> de Calidad y Responsable de Cumplimiento</w:t>
            </w:r>
          </w:p>
        </w:tc>
        <w:tc>
          <w:tcPr>
            <w:tcW w:w="3678" w:type="dxa"/>
          </w:tcPr>
          <w:p w14:paraId="39F6E1E7" w14:textId="337FD9B9" w:rsidR="00614529" w:rsidRDefault="00614529" w:rsidP="00614529">
            <w:pPr>
              <w:jc w:val="left"/>
              <w:rPr>
                <w:bCs/>
              </w:rPr>
            </w:pPr>
            <w:r w:rsidRPr="00952F8A">
              <w:t>De acuerdo con: - Información proporcionada desde la actividad de producción; - Plan de Vigilancia Postventa</w:t>
            </w:r>
          </w:p>
        </w:tc>
      </w:tr>
      <w:tr w:rsidR="00614529" w14:paraId="0DCB15F3" w14:textId="77777777" w:rsidTr="00614529">
        <w:tc>
          <w:tcPr>
            <w:tcW w:w="1980" w:type="dxa"/>
          </w:tcPr>
          <w:p w14:paraId="2DD4BED7" w14:textId="4AD05BAF" w:rsidR="00614529" w:rsidRDefault="00614529" w:rsidP="00614529">
            <w:pPr>
              <w:jc w:val="left"/>
              <w:rPr>
                <w:bCs/>
              </w:rPr>
            </w:pPr>
            <w:r w:rsidRPr="00952F8A">
              <w:t>Auditoría interna del proceso de gestión de riesgos</w:t>
            </w:r>
          </w:p>
        </w:tc>
        <w:tc>
          <w:tcPr>
            <w:tcW w:w="2257" w:type="dxa"/>
          </w:tcPr>
          <w:p w14:paraId="55A9FB52" w14:textId="365A1B5F" w:rsidR="00614529" w:rsidRDefault="00614529" w:rsidP="00614529">
            <w:pPr>
              <w:jc w:val="left"/>
              <w:rPr>
                <w:bCs/>
              </w:rPr>
            </w:pPr>
            <w:r w:rsidRPr="00952F8A">
              <w:t>Anualmente</w:t>
            </w:r>
          </w:p>
        </w:tc>
        <w:tc>
          <w:tcPr>
            <w:tcW w:w="1712" w:type="dxa"/>
          </w:tcPr>
          <w:p w14:paraId="751B61FC" w14:textId="39D8DA56" w:rsidR="00614529" w:rsidRDefault="00614529" w:rsidP="00614529">
            <w:pPr>
              <w:jc w:val="left"/>
              <w:rPr>
                <w:bCs/>
              </w:rPr>
            </w:pPr>
            <w:r w:rsidRPr="00952F8A">
              <w:t>Auditor</w:t>
            </w:r>
          </w:p>
        </w:tc>
        <w:tc>
          <w:tcPr>
            <w:tcW w:w="3678" w:type="dxa"/>
          </w:tcPr>
          <w:p w14:paraId="368B01A6" w14:textId="77777777" w:rsidR="00614529" w:rsidRDefault="00614529" w:rsidP="00614529">
            <w:pPr>
              <w:jc w:val="left"/>
              <w:rPr>
                <w:bCs/>
              </w:rPr>
            </w:pPr>
          </w:p>
        </w:tc>
      </w:tr>
      <w:tr w:rsidR="00614529" w14:paraId="61215FC1" w14:textId="77777777" w:rsidTr="00614529">
        <w:tc>
          <w:tcPr>
            <w:tcW w:w="1980" w:type="dxa"/>
          </w:tcPr>
          <w:p w14:paraId="4315BA2F" w14:textId="4F3CF261" w:rsidR="00614529" w:rsidRDefault="00614529" w:rsidP="00614529">
            <w:pPr>
              <w:jc w:val="left"/>
              <w:rPr>
                <w:bCs/>
              </w:rPr>
            </w:pPr>
            <w:r w:rsidRPr="00952F8A">
              <w:t>Revisión de Gestión de Riesgos</w:t>
            </w:r>
          </w:p>
        </w:tc>
        <w:tc>
          <w:tcPr>
            <w:tcW w:w="2257" w:type="dxa"/>
          </w:tcPr>
          <w:p w14:paraId="33946BAD" w14:textId="702B449C" w:rsidR="00614529" w:rsidRDefault="00614529" w:rsidP="00614529">
            <w:pPr>
              <w:jc w:val="left"/>
              <w:rPr>
                <w:bCs/>
              </w:rPr>
            </w:pPr>
            <w:r w:rsidRPr="00952F8A">
              <w:t>Anualmente</w:t>
            </w:r>
          </w:p>
        </w:tc>
        <w:tc>
          <w:tcPr>
            <w:tcW w:w="1712" w:type="dxa"/>
          </w:tcPr>
          <w:p w14:paraId="5FF39414" w14:textId="0B8C386C" w:rsidR="00614529" w:rsidRDefault="00614529" w:rsidP="00614529">
            <w:pPr>
              <w:jc w:val="left"/>
              <w:rPr>
                <w:bCs/>
              </w:rPr>
            </w:pPr>
            <w:r w:rsidRPr="00952F8A">
              <w:t>Dirección</w:t>
            </w:r>
          </w:p>
        </w:tc>
        <w:tc>
          <w:tcPr>
            <w:tcW w:w="3678" w:type="dxa"/>
          </w:tcPr>
          <w:p w14:paraId="1E84A101" w14:textId="77777777" w:rsidR="00614529" w:rsidRDefault="00614529" w:rsidP="00614529">
            <w:pPr>
              <w:jc w:val="left"/>
              <w:rPr>
                <w:bCs/>
              </w:rPr>
            </w:pPr>
          </w:p>
        </w:tc>
      </w:tr>
    </w:tbl>
    <w:p w14:paraId="597D9BDB" w14:textId="77777777" w:rsidR="00366188" w:rsidRPr="006A3881" w:rsidRDefault="00366188" w:rsidP="00366188">
      <w:pPr>
        <w:pStyle w:val="Titulo1SP"/>
        <w:numPr>
          <w:ilvl w:val="0"/>
          <w:numId w:val="0"/>
        </w:numPr>
        <w:ind w:left="360"/>
      </w:pPr>
    </w:p>
    <w:p w14:paraId="24196B97" w14:textId="77777777" w:rsidR="00547C14" w:rsidRDefault="00547C14" w:rsidP="00D05241">
      <w:pPr>
        <w:pStyle w:val="Titulo1SP"/>
      </w:pPr>
      <w:bookmarkStart w:id="4" w:name="_Toc165994386"/>
      <w:r>
        <w:t>Evaluación de riesgos</w:t>
      </w:r>
      <w:bookmarkEnd w:id="4"/>
    </w:p>
    <w:p w14:paraId="480A6569" w14:textId="2357596C" w:rsidR="006A3881" w:rsidRPr="00774780" w:rsidRDefault="006A3881" w:rsidP="00547C14">
      <w:pPr>
        <w:pStyle w:val="Contenidodelmarco"/>
      </w:pPr>
      <w:r w:rsidRPr="006A3881">
        <w:t>Para esta evaluación se han identificado todos los posibles efectos de los peligros y se ha empleado la herramienta AMFE (Análisis</w:t>
      </w:r>
      <w:r>
        <w:t xml:space="preserve"> Modal de Fallos y Efectos) para evaluar cada uno de ellos la Probabilidad, Severidad y Detectabilidad en cada caso. Se ha </w:t>
      </w:r>
      <w:r w:rsidR="00B31A5D">
        <w:t xml:space="preserve">calculado </w:t>
      </w:r>
      <w:r>
        <w:t>el RPN (Nº de Prioridad del Riesgo) para cada tipo de fallo/peligro, a fin de detectar en qué etapas se necesita incroporar mejoras que permitan controlar el riesgo.</w:t>
      </w:r>
    </w:p>
    <w:p w14:paraId="44DAA728" w14:textId="463AF526" w:rsidR="006A3881" w:rsidRDefault="006A3881" w:rsidP="00547C14">
      <w:pPr>
        <w:pStyle w:val="Contenidodelmarco"/>
      </w:pPr>
      <w:r>
        <w:t>El análisis de riesgos se desarrollo de la siguiente manera:</w:t>
      </w:r>
    </w:p>
    <w:p w14:paraId="403A44B9" w14:textId="56AE3ED1" w:rsidR="006A3881" w:rsidRDefault="006A3881" w:rsidP="00774780">
      <w:pPr>
        <w:pStyle w:val="Contenidodelmarco"/>
        <w:numPr>
          <w:ilvl w:val="0"/>
          <w:numId w:val="36"/>
        </w:numPr>
      </w:pPr>
      <w:r>
        <w:t>Descripción de posibles fallos y peligros</w:t>
      </w:r>
    </w:p>
    <w:p w14:paraId="0070F83F" w14:textId="0050032B" w:rsidR="006A3881" w:rsidRDefault="006A3881" w:rsidP="00774780">
      <w:pPr>
        <w:pStyle w:val="Contenidodelmarco"/>
        <w:numPr>
          <w:ilvl w:val="0"/>
          <w:numId w:val="36"/>
        </w:numPr>
      </w:pPr>
      <w:r>
        <w:t>Causas y efectos sobre el producto y/o paciente</w:t>
      </w:r>
    </w:p>
    <w:p w14:paraId="58BA03AA" w14:textId="4BEDBE7F" w:rsidR="006A3881" w:rsidRDefault="006A3881" w:rsidP="00774780">
      <w:pPr>
        <w:pStyle w:val="Contenidodelmarco"/>
        <w:numPr>
          <w:ilvl w:val="0"/>
          <w:numId w:val="36"/>
        </w:numPr>
      </w:pPr>
      <w:r>
        <w:t>Evalueción del fallo/peligro según los siguientes parámetros:</w:t>
      </w:r>
    </w:p>
    <w:p w14:paraId="18C674D8" w14:textId="3E0DFCB3" w:rsidR="006A3881" w:rsidRDefault="006A3881" w:rsidP="00774780">
      <w:pPr>
        <w:pStyle w:val="Contenidodelmarco"/>
        <w:numPr>
          <w:ilvl w:val="1"/>
          <w:numId w:val="36"/>
        </w:numPr>
      </w:pPr>
      <w:r>
        <w:t>Probabilidad (P): frecuencia esperada de que la causa identificada ocurra.</w:t>
      </w:r>
    </w:p>
    <w:p w14:paraId="6AD05DB5" w14:textId="166CF1FB" w:rsidR="006A3881" w:rsidRDefault="006A3881" w:rsidP="00774780">
      <w:pPr>
        <w:pStyle w:val="Contenidodelmarco"/>
        <w:numPr>
          <w:ilvl w:val="1"/>
          <w:numId w:val="36"/>
        </w:numPr>
      </w:pPr>
      <w:r>
        <w:t>Severidad (S): gravedad de que la causa identificada ocurra, valora el nivel de consecuencias.</w:t>
      </w:r>
    </w:p>
    <w:p w14:paraId="397E0052" w14:textId="03C1BB6B" w:rsidR="00774780" w:rsidRDefault="006A3881" w:rsidP="00774780">
      <w:pPr>
        <w:pStyle w:val="Contenidodelmarco"/>
        <w:numPr>
          <w:ilvl w:val="1"/>
          <w:numId w:val="36"/>
        </w:numPr>
      </w:pPr>
      <w:r>
        <w:t>Detectabilidad (D): capacidad de detectar la causa en caso de que ocurra.</w:t>
      </w:r>
    </w:p>
    <w:tbl>
      <w:tblPr>
        <w:tblStyle w:val="Tablaconcuadrcula"/>
        <w:tblW w:w="9627" w:type="dxa"/>
        <w:tblLook w:val="04A0" w:firstRow="1" w:lastRow="0" w:firstColumn="1" w:lastColumn="0" w:noHBand="0" w:noVBand="1"/>
      </w:tblPr>
      <w:tblGrid>
        <w:gridCol w:w="426"/>
        <w:gridCol w:w="1791"/>
        <w:gridCol w:w="3028"/>
        <w:gridCol w:w="2268"/>
        <w:gridCol w:w="2114"/>
      </w:tblGrid>
      <w:tr w:rsidR="005B7C26" w14:paraId="5C6153CC" w14:textId="77777777" w:rsidTr="00614529">
        <w:tc>
          <w:tcPr>
            <w:tcW w:w="426" w:type="dxa"/>
            <w:tcBorders>
              <w:top w:val="nil"/>
              <w:left w:val="nil"/>
              <w:bottom w:val="nil"/>
              <w:right w:val="nil"/>
            </w:tcBorders>
          </w:tcPr>
          <w:p w14:paraId="095FC1A6" w14:textId="77777777" w:rsidR="00BE16CF" w:rsidRDefault="00BE16CF" w:rsidP="00774780">
            <w:pPr>
              <w:pStyle w:val="Contenidodelmarco"/>
            </w:pPr>
          </w:p>
        </w:tc>
        <w:tc>
          <w:tcPr>
            <w:tcW w:w="1791" w:type="dxa"/>
            <w:tcBorders>
              <w:top w:val="nil"/>
              <w:left w:val="nil"/>
              <w:bottom w:val="nil"/>
            </w:tcBorders>
          </w:tcPr>
          <w:p w14:paraId="3994C29D" w14:textId="77777777" w:rsidR="00BE16CF" w:rsidRDefault="00BE16CF" w:rsidP="00774780">
            <w:pPr>
              <w:pStyle w:val="Contenidodelmarco"/>
            </w:pPr>
          </w:p>
        </w:tc>
        <w:tc>
          <w:tcPr>
            <w:tcW w:w="7410" w:type="dxa"/>
            <w:gridSpan w:val="3"/>
            <w:shd w:val="clear" w:color="auto" w:fill="808080" w:themeFill="background1" w:themeFillShade="80"/>
          </w:tcPr>
          <w:p w14:paraId="45FB7FC4" w14:textId="770B6DFB" w:rsidR="00BE16CF" w:rsidRDefault="00BE16CF" w:rsidP="00D349A7">
            <w:pPr>
              <w:pStyle w:val="Contenidodelmarco"/>
              <w:jc w:val="center"/>
            </w:pPr>
            <w:r>
              <w:t>PUNTUACIÓN (Descripción)</w:t>
            </w:r>
          </w:p>
        </w:tc>
      </w:tr>
      <w:tr w:rsidR="00D349A7" w14:paraId="7EEA6453" w14:textId="77777777" w:rsidTr="00614529">
        <w:trPr>
          <w:trHeight w:val="382"/>
        </w:trPr>
        <w:tc>
          <w:tcPr>
            <w:tcW w:w="426" w:type="dxa"/>
            <w:tcBorders>
              <w:top w:val="nil"/>
              <w:left w:val="nil"/>
              <w:right w:val="nil"/>
            </w:tcBorders>
          </w:tcPr>
          <w:p w14:paraId="1CD8B1E5" w14:textId="77777777" w:rsidR="00BE16CF" w:rsidRDefault="00BE16CF" w:rsidP="00774780">
            <w:pPr>
              <w:pStyle w:val="Contenidodelmarco"/>
            </w:pPr>
          </w:p>
        </w:tc>
        <w:tc>
          <w:tcPr>
            <w:tcW w:w="1791" w:type="dxa"/>
            <w:tcBorders>
              <w:top w:val="nil"/>
              <w:left w:val="nil"/>
            </w:tcBorders>
          </w:tcPr>
          <w:p w14:paraId="402D708A" w14:textId="77777777" w:rsidR="00BE16CF" w:rsidRDefault="00BE16CF" w:rsidP="00774780">
            <w:pPr>
              <w:pStyle w:val="Contenidodelmarco"/>
            </w:pPr>
          </w:p>
        </w:tc>
        <w:tc>
          <w:tcPr>
            <w:tcW w:w="3028" w:type="dxa"/>
            <w:shd w:val="clear" w:color="auto" w:fill="92D050"/>
          </w:tcPr>
          <w:p w14:paraId="306F8599" w14:textId="5CF109B8" w:rsidR="00BE16CF" w:rsidRDefault="00BE16CF" w:rsidP="00D349A7">
            <w:pPr>
              <w:pStyle w:val="Contenidodelmarco"/>
              <w:jc w:val="center"/>
            </w:pPr>
            <w:r>
              <w:t>1</w:t>
            </w:r>
          </w:p>
        </w:tc>
        <w:tc>
          <w:tcPr>
            <w:tcW w:w="2268" w:type="dxa"/>
            <w:shd w:val="clear" w:color="auto" w:fill="FFFF00"/>
          </w:tcPr>
          <w:p w14:paraId="41650EAE" w14:textId="260EAFE3" w:rsidR="00BE16CF" w:rsidRDefault="00BE16CF" w:rsidP="00D349A7">
            <w:pPr>
              <w:pStyle w:val="Contenidodelmarco"/>
              <w:jc w:val="center"/>
            </w:pPr>
            <w:r>
              <w:t>2</w:t>
            </w:r>
          </w:p>
        </w:tc>
        <w:tc>
          <w:tcPr>
            <w:tcW w:w="2114" w:type="dxa"/>
            <w:shd w:val="clear" w:color="auto" w:fill="FF0000"/>
          </w:tcPr>
          <w:p w14:paraId="219F7F7B" w14:textId="1C7E5B5A" w:rsidR="00BE16CF" w:rsidRDefault="00BE16CF" w:rsidP="00D349A7">
            <w:pPr>
              <w:pStyle w:val="Contenidodelmarco"/>
              <w:jc w:val="center"/>
            </w:pPr>
            <w:r>
              <w:t>3</w:t>
            </w:r>
          </w:p>
        </w:tc>
      </w:tr>
      <w:tr w:rsidR="005B7C26" w14:paraId="31648676" w14:textId="77777777" w:rsidTr="00614529">
        <w:trPr>
          <w:trHeight w:val="476"/>
        </w:trPr>
        <w:tc>
          <w:tcPr>
            <w:tcW w:w="426" w:type="dxa"/>
            <w:vMerge w:val="restart"/>
            <w:shd w:val="clear" w:color="auto" w:fill="808080" w:themeFill="background1" w:themeFillShade="80"/>
          </w:tcPr>
          <w:p w14:paraId="2AAAE01D" w14:textId="77777777" w:rsidR="00D349A7" w:rsidRDefault="00D349A7" w:rsidP="00774780">
            <w:pPr>
              <w:pStyle w:val="Contenidodelmarco"/>
            </w:pPr>
          </w:p>
          <w:p w14:paraId="44396B17" w14:textId="77777777" w:rsidR="00D349A7" w:rsidRDefault="00D349A7" w:rsidP="00774780">
            <w:pPr>
              <w:pStyle w:val="Contenidodelmarco"/>
            </w:pPr>
          </w:p>
          <w:p w14:paraId="27B793AE" w14:textId="77777777" w:rsidR="00D349A7" w:rsidRDefault="00D349A7" w:rsidP="00774780">
            <w:pPr>
              <w:pStyle w:val="Contenidodelmarco"/>
            </w:pPr>
          </w:p>
          <w:p w14:paraId="17D84E95" w14:textId="69CE3AED" w:rsidR="00774780" w:rsidRDefault="00774780" w:rsidP="00774780">
            <w:pPr>
              <w:pStyle w:val="Contenidodelmarco"/>
            </w:pPr>
            <w:r>
              <w:t>P</w:t>
            </w:r>
          </w:p>
          <w:p w14:paraId="6719E7F9" w14:textId="77777777" w:rsidR="00774780" w:rsidRDefault="00774780" w:rsidP="00774780">
            <w:pPr>
              <w:pStyle w:val="Contenidodelmarco"/>
            </w:pPr>
            <w:r>
              <w:t>A</w:t>
            </w:r>
          </w:p>
          <w:p w14:paraId="03DEF78D" w14:textId="77777777" w:rsidR="00774780" w:rsidRDefault="00774780" w:rsidP="00774780">
            <w:pPr>
              <w:pStyle w:val="Contenidodelmarco"/>
            </w:pPr>
            <w:r>
              <w:t>R</w:t>
            </w:r>
          </w:p>
          <w:p w14:paraId="3519384B" w14:textId="77777777" w:rsidR="00774780" w:rsidRDefault="00774780" w:rsidP="00774780">
            <w:pPr>
              <w:pStyle w:val="Contenidodelmarco"/>
            </w:pPr>
            <w:r>
              <w:t>Á</w:t>
            </w:r>
          </w:p>
          <w:p w14:paraId="6015C45B" w14:textId="77777777" w:rsidR="00774780" w:rsidRDefault="00774780" w:rsidP="00774780">
            <w:pPr>
              <w:pStyle w:val="Contenidodelmarco"/>
            </w:pPr>
            <w:r>
              <w:t>M</w:t>
            </w:r>
          </w:p>
          <w:p w14:paraId="52094086" w14:textId="77777777" w:rsidR="00774780" w:rsidRDefault="00774780" w:rsidP="00774780">
            <w:pPr>
              <w:pStyle w:val="Contenidodelmarco"/>
            </w:pPr>
            <w:r>
              <w:lastRenderedPageBreak/>
              <w:t>E</w:t>
            </w:r>
          </w:p>
          <w:p w14:paraId="547C0C7B" w14:textId="77777777" w:rsidR="00774780" w:rsidRDefault="00774780" w:rsidP="00774780">
            <w:pPr>
              <w:pStyle w:val="Contenidodelmarco"/>
            </w:pPr>
            <w:r>
              <w:t>T</w:t>
            </w:r>
          </w:p>
          <w:p w14:paraId="793103FA" w14:textId="77777777" w:rsidR="00774780" w:rsidRDefault="00774780" w:rsidP="00774780">
            <w:pPr>
              <w:pStyle w:val="Contenidodelmarco"/>
            </w:pPr>
            <w:r>
              <w:t>R</w:t>
            </w:r>
          </w:p>
          <w:p w14:paraId="0117D1C5" w14:textId="68728C86" w:rsidR="00774780" w:rsidRDefault="00774780" w:rsidP="00774780">
            <w:pPr>
              <w:pStyle w:val="Contenidodelmarco"/>
            </w:pPr>
            <w:r>
              <w:t>O</w:t>
            </w:r>
          </w:p>
        </w:tc>
        <w:tc>
          <w:tcPr>
            <w:tcW w:w="1791" w:type="dxa"/>
            <w:vMerge w:val="restart"/>
            <w:shd w:val="clear" w:color="auto" w:fill="D9D9D9" w:themeFill="background1" w:themeFillShade="D9"/>
          </w:tcPr>
          <w:p w14:paraId="09E5D011" w14:textId="77777777" w:rsidR="00D349A7" w:rsidRDefault="00D349A7" w:rsidP="00774780">
            <w:pPr>
              <w:pStyle w:val="Contenidodelmarco"/>
              <w:rPr>
                <w:sz w:val="20"/>
              </w:rPr>
            </w:pPr>
          </w:p>
          <w:p w14:paraId="09D731BC" w14:textId="20AF8DF6" w:rsidR="00774780" w:rsidRPr="00D349A7" w:rsidRDefault="00774780" w:rsidP="00774780">
            <w:pPr>
              <w:pStyle w:val="Contenidodelmarco"/>
              <w:rPr>
                <w:sz w:val="20"/>
              </w:rPr>
            </w:pPr>
            <w:r w:rsidRPr="00D349A7">
              <w:rPr>
                <w:sz w:val="20"/>
              </w:rPr>
              <w:t>PROBABILIDAD</w:t>
            </w:r>
          </w:p>
        </w:tc>
        <w:tc>
          <w:tcPr>
            <w:tcW w:w="3028" w:type="dxa"/>
            <w:shd w:val="clear" w:color="auto" w:fill="C5E0B3" w:themeFill="accent6" w:themeFillTint="66"/>
          </w:tcPr>
          <w:p w14:paraId="1F9BB17F" w14:textId="0745A71C" w:rsidR="00774780" w:rsidRPr="00D349A7" w:rsidRDefault="00774780" w:rsidP="00D349A7">
            <w:pPr>
              <w:pStyle w:val="Contenidodelmarco"/>
              <w:jc w:val="center"/>
              <w:rPr>
                <w:sz w:val="20"/>
              </w:rPr>
            </w:pPr>
            <w:r w:rsidRPr="00D349A7">
              <w:rPr>
                <w:sz w:val="20"/>
              </w:rPr>
              <w:t>Baja</w:t>
            </w:r>
          </w:p>
        </w:tc>
        <w:tc>
          <w:tcPr>
            <w:tcW w:w="2268" w:type="dxa"/>
            <w:shd w:val="clear" w:color="auto" w:fill="FFE599" w:themeFill="accent4" w:themeFillTint="66"/>
          </w:tcPr>
          <w:p w14:paraId="32F51CF5" w14:textId="26E8B44E" w:rsidR="00774780" w:rsidRPr="00D349A7" w:rsidRDefault="00774780" w:rsidP="00D349A7">
            <w:pPr>
              <w:pStyle w:val="Contenidodelmarco"/>
              <w:jc w:val="center"/>
              <w:rPr>
                <w:sz w:val="20"/>
              </w:rPr>
            </w:pPr>
            <w:r w:rsidRPr="00D349A7">
              <w:rPr>
                <w:sz w:val="20"/>
              </w:rPr>
              <w:t>Media</w:t>
            </w:r>
          </w:p>
        </w:tc>
        <w:tc>
          <w:tcPr>
            <w:tcW w:w="2114" w:type="dxa"/>
            <w:shd w:val="clear" w:color="auto" w:fill="F4B083" w:themeFill="accent2" w:themeFillTint="99"/>
          </w:tcPr>
          <w:p w14:paraId="0064AD99" w14:textId="3FE350E0" w:rsidR="00774780" w:rsidRPr="00D349A7" w:rsidRDefault="00774780" w:rsidP="00D349A7">
            <w:pPr>
              <w:pStyle w:val="Contenidodelmarco"/>
              <w:jc w:val="center"/>
              <w:rPr>
                <w:sz w:val="20"/>
              </w:rPr>
            </w:pPr>
            <w:r w:rsidRPr="00D349A7">
              <w:rPr>
                <w:sz w:val="20"/>
              </w:rPr>
              <w:t>Alta</w:t>
            </w:r>
          </w:p>
        </w:tc>
      </w:tr>
      <w:tr w:rsidR="005B7C26" w14:paraId="1FA65981" w14:textId="77777777" w:rsidTr="00614529">
        <w:trPr>
          <w:trHeight w:val="360"/>
        </w:trPr>
        <w:tc>
          <w:tcPr>
            <w:tcW w:w="426" w:type="dxa"/>
            <w:vMerge/>
            <w:shd w:val="clear" w:color="auto" w:fill="808080" w:themeFill="background1" w:themeFillShade="80"/>
          </w:tcPr>
          <w:p w14:paraId="295A033F" w14:textId="77777777" w:rsidR="00774780" w:rsidRDefault="00774780" w:rsidP="00774780">
            <w:pPr>
              <w:pStyle w:val="Contenidodelmarco"/>
            </w:pPr>
          </w:p>
        </w:tc>
        <w:tc>
          <w:tcPr>
            <w:tcW w:w="1791" w:type="dxa"/>
            <w:vMerge/>
            <w:shd w:val="clear" w:color="auto" w:fill="D9D9D9" w:themeFill="background1" w:themeFillShade="D9"/>
          </w:tcPr>
          <w:p w14:paraId="7D3B4001" w14:textId="77777777" w:rsidR="00774780" w:rsidRPr="00D349A7" w:rsidRDefault="00774780" w:rsidP="00774780">
            <w:pPr>
              <w:pStyle w:val="Contenidodelmarco"/>
              <w:rPr>
                <w:sz w:val="20"/>
              </w:rPr>
            </w:pPr>
          </w:p>
        </w:tc>
        <w:tc>
          <w:tcPr>
            <w:tcW w:w="3028" w:type="dxa"/>
          </w:tcPr>
          <w:p w14:paraId="65136870" w14:textId="57017B7B" w:rsidR="00774780" w:rsidRPr="00D349A7" w:rsidRDefault="00774780" w:rsidP="00774780">
            <w:pPr>
              <w:pStyle w:val="Contenidodelmarco"/>
              <w:rPr>
                <w:sz w:val="20"/>
              </w:rPr>
            </w:pPr>
            <w:r w:rsidRPr="00D349A7">
              <w:rPr>
                <w:sz w:val="20"/>
              </w:rPr>
              <w:t>Improbable o poco probable que ocurra, infrecuente, remoto, aislado.</w:t>
            </w:r>
          </w:p>
        </w:tc>
        <w:tc>
          <w:tcPr>
            <w:tcW w:w="2268" w:type="dxa"/>
          </w:tcPr>
          <w:p w14:paraId="349A771E" w14:textId="00C50FEC" w:rsidR="00774780" w:rsidRPr="00D349A7" w:rsidRDefault="00774780" w:rsidP="00774780">
            <w:pPr>
              <w:pStyle w:val="Contenidodelmarco"/>
              <w:rPr>
                <w:sz w:val="20"/>
              </w:rPr>
            </w:pPr>
            <w:r w:rsidRPr="00D349A7">
              <w:rPr>
                <w:sz w:val="20"/>
              </w:rPr>
              <w:t>Puede ocurrir, pero no frecuentemente, ocasional</w:t>
            </w:r>
          </w:p>
        </w:tc>
        <w:tc>
          <w:tcPr>
            <w:tcW w:w="2114" w:type="dxa"/>
          </w:tcPr>
          <w:p w14:paraId="24D878FD" w14:textId="77AD48BF" w:rsidR="00774780" w:rsidRPr="00D349A7" w:rsidRDefault="00774780" w:rsidP="00774780">
            <w:pPr>
              <w:pStyle w:val="Contenidodelmarco"/>
              <w:rPr>
                <w:sz w:val="20"/>
              </w:rPr>
            </w:pPr>
            <w:r w:rsidRPr="00D349A7">
              <w:rPr>
                <w:sz w:val="20"/>
              </w:rPr>
              <w:t>Posible que ocurra a menudo, frecuente, casi inevitable</w:t>
            </w:r>
          </w:p>
        </w:tc>
      </w:tr>
      <w:tr w:rsidR="005B7C26" w14:paraId="3D61A630" w14:textId="77777777" w:rsidTr="00614529">
        <w:trPr>
          <w:trHeight w:val="330"/>
        </w:trPr>
        <w:tc>
          <w:tcPr>
            <w:tcW w:w="426" w:type="dxa"/>
            <w:vMerge/>
            <w:shd w:val="clear" w:color="auto" w:fill="808080" w:themeFill="background1" w:themeFillShade="80"/>
          </w:tcPr>
          <w:p w14:paraId="78871DB7" w14:textId="77777777" w:rsidR="00774780" w:rsidRDefault="00774780" w:rsidP="00774780">
            <w:pPr>
              <w:pStyle w:val="Contenidodelmarco"/>
            </w:pPr>
          </w:p>
        </w:tc>
        <w:tc>
          <w:tcPr>
            <w:tcW w:w="1791" w:type="dxa"/>
            <w:vMerge w:val="restart"/>
            <w:shd w:val="clear" w:color="auto" w:fill="D9D9D9" w:themeFill="background1" w:themeFillShade="D9"/>
          </w:tcPr>
          <w:p w14:paraId="5240D464" w14:textId="77777777" w:rsidR="00D349A7" w:rsidRDefault="00D349A7" w:rsidP="00774780">
            <w:pPr>
              <w:pStyle w:val="Contenidodelmarco"/>
              <w:rPr>
                <w:sz w:val="20"/>
              </w:rPr>
            </w:pPr>
          </w:p>
          <w:p w14:paraId="3649D3AB" w14:textId="77777777" w:rsidR="00D349A7" w:rsidRDefault="00D349A7" w:rsidP="00774780">
            <w:pPr>
              <w:pStyle w:val="Contenidodelmarco"/>
              <w:rPr>
                <w:sz w:val="20"/>
              </w:rPr>
            </w:pPr>
          </w:p>
          <w:p w14:paraId="3C358B29" w14:textId="77777777" w:rsidR="00D349A7" w:rsidRDefault="00D349A7" w:rsidP="00774780">
            <w:pPr>
              <w:pStyle w:val="Contenidodelmarco"/>
              <w:rPr>
                <w:sz w:val="20"/>
              </w:rPr>
            </w:pPr>
          </w:p>
          <w:p w14:paraId="728BF8F0" w14:textId="494A2335" w:rsidR="00774780" w:rsidRPr="00D349A7" w:rsidRDefault="00774780" w:rsidP="00774780">
            <w:pPr>
              <w:pStyle w:val="Contenidodelmarco"/>
              <w:rPr>
                <w:sz w:val="20"/>
              </w:rPr>
            </w:pPr>
            <w:r w:rsidRPr="00D349A7">
              <w:rPr>
                <w:sz w:val="20"/>
              </w:rPr>
              <w:t>SEVERIDAD</w:t>
            </w:r>
          </w:p>
        </w:tc>
        <w:tc>
          <w:tcPr>
            <w:tcW w:w="3028" w:type="dxa"/>
            <w:shd w:val="clear" w:color="auto" w:fill="C5E0B3" w:themeFill="accent6" w:themeFillTint="66"/>
          </w:tcPr>
          <w:p w14:paraId="7EDA16BB" w14:textId="2FA951EB" w:rsidR="00774780" w:rsidRPr="00D349A7" w:rsidRDefault="00774780" w:rsidP="00D349A7">
            <w:pPr>
              <w:pStyle w:val="Contenidodelmarco"/>
              <w:jc w:val="center"/>
              <w:rPr>
                <w:sz w:val="20"/>
              </w:rPr>
            </w:pPr>
            <w:r w:rsidRPr="00D349A7">
              <w:rPr>
                <w:sz w:val="20"/>
              </w:rPr>
              <w:t>Insignificante</w:t>
            </w:r>
          </w:p>
        </w:tc>
        <w:tc>
          <w:tcPr>
            <w:tcW w:w="2268" w:type="dxa"/>
            <w:shd w:val="clear" w:color="auto" w:fill="FFE599" w:themeFill="accent4" w:themeFillTint="66"/>
          </w:tcPr>
          <w:p w14:paraId="0FA6F467" w14:textId="3B1802D0" w:rsidR="00774780" w:rsidRPr="00D349A7" w:rsidRDefault="00774780" w:rsidP="00D349A7">
            <w:pPr>
              <w:pStyle w:val="Contenidodelmarco"/>
              <w:jc w:val="center"/>
              <w:rPr>
                <w:sz w:val="20"/>
              </w:rPr>
            </w:pPr>
            <w:r w:rsidRPr="00D349A7">
              <w:rPr>
                <w:sz w:val="20"/>
              </w:rPr>
              <w:t>Moderada</w:t>
            </w:r>
          </w:p>
        </w:tc>
        <w:tc>
          <w:tcPr>
            <w:tcW w:w="2114" w:type="dxa"/>
            <w:shd w:val="clear" w:color="auto" w:fill="F4B083" w:themeFill="accent2" w:themeFillTint="99"/>
          </w:tcPr>
          <w:p w14:paraId="12FADFA0" w14:textId="1C056FA4" w:rsidR="00774780" w:rsidRPr="00D349A7" w:rsidRDefault="00774780" w:rsidP="00D349A7">
            <w:pPr>
              <w:pStyle w:val="Contenidodelmarco"/>
              <w:jc w:val="center"/>
              <w:rPr>
                <w:sz w:val="20"/>
              </w:rPr>
            </w:pPr>
            <w:r w:rsidRPr="00D349A7">
              <w:rPr>
                <w:sz w:val="20"/>
              </w:rPr>
              <w:t>Significativa</w:t>
            </w:r>
          </w:p>
        </w:tc>
      </w:tr>
      <w:tr w:rsidR="005B7C26" w14:paraId="1913DDFF" w14:textId="77777777" w:rsidTr="00614529">
        <w:trPr>
          <w:trHeight w:val="360"/>
        </w:trPr>
        <w:tc>
          <w:tcPr>
            <w:tcW w:w="426" w:type="dxa"/>
            <w:vMerge/>
            <w:shd w:val="clear" w:color="auto" w:fill="808080" w:themeFill="background1" w:themeFillShade="80"/>
          </w:tcPr>
          <w:p w14:paraId="5E09CCD8" w14:textId="77777777" w:rsidR="00774780" w:rsidRDefault="00774780" w:rsidP="00774780">
            <w:pPr>
              <w:pStyle w:val="Contenidodelmarco"/>
            </w:pPr>
          </w:p>
        </w:tc>
        <w:tc>
          <w:tcPr>
            <w:tcW w:w="1791" w:type="dxa"/>
            <w:vMerge/>
            <w:shd w:val="clear" w:color="auto" w:fill="D9D9D9" w:themeFill="background1" w:themeFillShade="D9"/>
          </w:tcPr>
          <w:p w14:paraId="39047461" w14:textId="77777777" w:rsidR="00774780" w:rsidRPr="00D349A7" w:rsidRDefault="00774780" w:rsidP="00774780">
            <w:pPr>
              <w:pStyle w:val="Contenidodelmarco"/>
              <w:rPr>
                <w:sz w:val="20"/>
              </w:rPr>
            </w:pPr>
          </w:p>
        </w:tc>
        <w:tc>
          <w:tcPr>
            <w:tcW w:w="3028" w:type="dxa"/>
          </w:tcPr>
          <w:p w14:paraId="7AF17504" w14:textId="0061F689" w:rsidR="00774780" w:rsidRPr="00D349A7" w:rsidRDefault="00774780" w:rsidP="00774780">
            <w:pPr>
              <w:pStyle w:val="Contenidodelmarco"/>
              <w:rPr>
                <w:sz w:val="20"/>
              </w:rPr>
            </w:pPr>
            <w:r w:rsidRPr="00D349A7">
              <w:rPr>
                <w:sz w:val="20"/>
              </w:rPr>
              <w:t>El tipo de fallo originaría repercusiones imperceptibles irrelevantea, sólo en el ámbito de producción y sin llegar a afectar al cliente. Es fácilmente subsanable</w:t>
            </w:r>
          </w:p>
        </w:tc>
        <w:tc>
          <w:tcPr>
            <w:tcW w:w="2268" w:type="dxa"/>
          </w:tcPr>
          <w:p w14:paraId="1C231B1C" w14:textId="1A4A1237" w:rsidR="00774780" w:rsidRPr="00D349A7" w:rsidRDefault="00774780" w:rsidP="00774780">
            <w:pPr>
              <w:pStyle w:val="Contenidodelmarco"/>
              <w:rPr>
                <w:sz w:val="20"/>
              </w:rPr>
            </w:pPr>
            <w:r w:rsidRPr="00D349A7">
              <w:rPr>
                <w:sz w:val="20"/>
              </w:rPr>
              <w:t>El tipo de fallo originaría ligeros inconvenientes en producción y/o sobre el cliente</w:t>
            </w:r>
            <w:r w:rsidR="00953AFF" w:rsidRPr="00D349A7">
              <w:rPr>
                <w:sz w:val="20"/>
              </w:rPr>
              <w:t>.</w:t>
            </w:r>
          </w:p>
        </w:tc>
        <w:tc>
          <w:tcPr>
            <w:tcW w:w="2114" w:type="dxa"/>
          </w:tcPr>
          <w:p w14:paraId="09D3B001" w14:textId="2E3EDF95" w:rsidR="00774780" w:rsidRPr="00D349A7" w:rsidRDefault="00953AFF" w:rsidP="00774780">
            <w:pPr>
              <w:pStyle w:val="Contenidodelmarco"/>
              <w:rPr>
                <w:sz w:val="20"/>
              </w:rPr>
            </w:pPr>
            <w:r w:rsidRPr="00D349A7">
              <w:rPr>
                <w:sz w:val="20"/>
              </w:rPr>
              <w:t xml:space="preserve">El tipo </w:t>
            </w:r>
            <w:r w:rsidR="00D349A7" w:rsidRPr="00D349A7">
              <w:rPr>
                <w:sz w:val="20"/>
              </w:rPr>
              <w:t xml:space="preserve">de fallo originaría graves inconvenientes o consecuencias, imposibilitando la producción y/o </w:t>
            </w:r>
            <w:r w:rsidR="00D349A7" w:rsidRPr="00D349A7">
              <w:rPr>
                <w:sz w:val="20"/>
              </w:rPr>
              <w:lastRenderedPageBreak/>
              <w:t>perjudicando la salud del cliente</w:t>
            </w:r>
          </w:p>
        </w:tc>
      </w:tr>
      <w:tr w:rsidR="005B7C26" w14:paraId="2D9811D1" w14:textId="77777777" w:rsidTr="00614529">
        <w:trPr>
          <w:trHeight w:val="585"/>
        </w:trPr>
        <w:tc>
          <w:tcPr>
            <w:tcW w:w="426" w:type="dxa"/>
            <w:vMerge/>
            <w:shd w:val="clear" w:color="auto" w:fill="808080" w:themeFill="background1" w:themeFillShade="80"/>
          </w:tcPr>
          <w:p w14:paraId="66314797" w14:textId="77777777" w:rsidR="00774780" w:rsidRDefault="00774780" w:rsidP="00774780">
            <w:pPr>
              <w:pStyle w:val="Contenidodelmarco"/>
            </w:pPr>
          </w:p>
        </w:tc>
        <w:tc>
          <w:tcPr>
            <w:tcW w:w="1791" w:type="dxa"/>
            <w:vMerge w:val="restart"/>
            <w:shd w:val="clear" w:color="auto" w:fill="D9D9D9" w:themeFill="background1" w:themeFillShade="D9"/>
          </w:tcPr>
          <w:p w14:paraId="4413767D" w14:textId="77777777" w:rsidR="00D349A7" w:rsidRDefault="00D349A7" w:rsidP="00774780">
            <w:pPr>
              <w:pStyle w:val="Contenidodelmarco"/>
              <w:rPr>
                <w:sz w:val="20"/>
              </w:rPr>
            </w:pPr>
          </w:p>
          <w:p w14:paraId="0066B7B0" w14:textId="77777777" w:rsidR="00D349A7" w:rsidRDefault="00D349A7" w:rsidP="00774780">
            <w:pPr>
              <w:pStyle w:val="Contenidodelmarco"/>
              <w:rPr>
                <w:sz w:val="20"/>
              </w:rPr>
            </w:pPr>
          </w:p>
          <w:p w14:paraId="709FAFAF" w14:textId="77777777" w:rsidR="00D349A7" w:rsidRDefault="00D349A7" w:rsidP="00774780">
            <w:pPr>
              <w:pStyle w:val="Contenidodelmarco"/>
              <w:rPr>
                <w:sz w:val="20"/>
              </w:rPr>
            </w:pPr>
          </w:p>
          <w:p w14:paraId="0B9468FD" w14:textId="7FA178AE" w:rsidR="00774780" w:rsidRPr="00D349A7" w:rsidRDefault="00774780" w:rsidP="00774780">
            <w:pPr>
              <w:pStyle w:val="Contenidodelmarco"/>
              <w:rPr>
                <w:sz w:val="20"/>
              </w:rPr>
            </w:pPr>
            <w:r w:rsidRPr="00D349A7">
              <w:rPr>
                <w:sz w:val="20"/>
              </w:rPr>
              <w:t>DETECTABILIDAD</w:t>
            </w:r>
          </w:p>
        </w:tc>
        <w:tc>
          <w:tcPr>
            <w:tcW w:w="3028" w:type="dxa"/>
            <w:shd w:val="clear" w:color="auto" w:fill="C5E0B3" w:themeFill="accent6" w:themeFillTint="66"/>
          </w:tcPr>
          <w:p w14:paraId="578C726C" w14:textId="1DDDAC54" w:rsidR="00774780" w:rsidRPr="00D349A7" w:rsidRDefault="00774780" w:rsidP="00D349A7">
            <w:pPr>
              <w:pStyle w:val="Contenidodelmarco"/>
              <w:jc w:val="center"/>
              <w:rPr>
                <w:sz w:val="20"/>
              </w:rPr>
            </w:pPr>
            <w:r w:rsidRPr="00D349A7">
              <w:rPr>
                <w:sz w:val="20"/>
              </w:rPr>
              <w:t>Alta</w:t>
            </w:r>
          </w:p>
        </w:tc>
        <w:tc>
          <w:tcPr>
            <w:tcW w:w="2268" w:type="dxa"/>
            <w:shd w:val="clear" w:color="auto" w:fill="FFE599" w:themeFill="accent4" w:themeFillTint="66"/>
          </w:tcPr>
          <w:p w14:paraId="420E8222" w14:textId="0CEC80FD" w:rsidR="00774780" w:rsidRPr="00D349A7" w:rsidRDefault="00774780" w:rsidP="00D349A7">
            <w:pPr>
              <w:pStyle w:val="Contenidodelmarco"/>
              <w:jc w:val="center"/>
              <w:rPr>
                <w:sz w:val="20"/>
              </w:rPr>
            </w:pPr>
            <w:r w:rsidRPr="00D349A7">
              <w:rPr>
                <w:sz w:val="20"/>
              </w:rPr>
              <w:t>Moderada</w:t>
            </w:r>
          </w:p>
        </w:tc>
        <w:tc>
          <w:tcPr>
            <w:tcW w:w="2114" w:type="dxa"/>
            <w:shd w:val="clear" w:color="auto" w:fill="F4B083" w:themeFill="accent2" w:themeFillTint="99"/>
          </w:tcPr>
          <w:p w14:paraId="41A33794" w14:textId="64A29D97" w:rsidR="00774780" w:rsidRPr="00D349A7" w:rsidRDefault="00774780" w:rsidP="00D349A7">
            <w:pPr>
              <w:pStyle w:val="Contenidodelmarco"/>
              <w:jc w:val="center"/>
              <w:rPr>
                <w:sz w:val="20"/>
              </w:rPr>
            </w:pPr>
            <w:r w:rsidRPr="00D349A7">
              <w:rPr>
                <w:sz w:val="20"/>
              </w:rPr>
              <w:t>Baja</w:t>
            </w:r>
          </w:p>
        </w:tc>
      </w:tr>
      <w:tr w:rsidR="005B7C26" w14:paraId="2E680B2B" w14:textId="77777777" w:rsidTr="00614529">
        <w:trPr>
          <w:trHeight w:val="1162"/>
        </w:trPr>
        <w:tc>
          <w:tcPr>
            <w:tcW w:w="426" w:type="dxa"/>
            <w:vMerge/>
            <w:shd w:val="clear" w:color="auto" w:fill="808080" w:themeFill="background1" w:themeFillShade="80"/>
          </w:tcPr>
          <w:p w14:paraId="04389A53" w14:textId="77777777" w:rsidR="00774780" w:rsidRDefault="00774780" w:rsidP="00774780">
            <w:pPr>
              <w:pStyle w:val="Contenidodelmarco"/>
            </w:pPr>
          </w:p>
        </w:tc>
        <w:tc>
          <w:tcPr>
            <w:tcW w:w="1791" w:type="dxa"/>
            <w:vMerge/>
            <w:shd w:val="clear" w:color="auto" w:fill="D9D9D9" w:themeFill="background1" w:themeFillShade="D9"/>
          </w:tcPr>
          <w:p w14:paraId="0A85122F" w14:textId="77777777" w:rsidR="00774780" w:rsidRPr="00D349A7" w:rsidRDefault="00774780" w:rsidP="00774780">
            <w:pPr>
              <w:pStyle w:val="Contenidodelmarco"/>
              <w:rPr>
                <w:sz w:val="20"/>
              </w:rPr>
            </w:pPr>
          </w:p>
        </w:tc>
        <w:tc>
          <w:tcPr>
            <w:tcW w:w="3028" w:type="dxa"/>
          </w:tcPr>
          <w:p w14:paraId="2E17591C" w14:textId="59D0C70E" w:rsidR="00774780" w:rsidRPr="00D349A7" w:rsidRDefault="00D349A7" w:rsidP="00774780">
            <w:pPr>
              <w:pStyle w:val="Contenidodelmarco"/>
              <w:rPr>
                <w:sz w:val="20"/>
              </w:rPr>
            </w:pPr>
            <w:r w:rsidRPr="00D349A7">
              <w:rPr>
                <w:sz w:val="20"/>
              </w:rPr>
              <w:t>El defecto es obvio, resulta improbable que no sea detectado por los controles existentes (contro de calidad/prodcución). Podría escapar a un primer control, aunque sería detectado con toda seguridad a posteriori</w:t>
            </w:r>
          </w:p>
        </w:tc>
        <w:tc>
          <w:tcPr>
            <w:tcW w:w="2268" w:type="dxa"/>
          </w:tcPr>
          <w:p w14:paraId="50C25E50" w14:textId="4B4DFB10" w:rsidR="00774780" w:rsidRPr="00D349A7" w:rsidRDefault="00D349A7" w:rsidP="00774780">
            <w:pPr>
              <w:pStyle w:val="Contenidodelmarco"/>
              <w:rPr>
                <w:sz w:val="20"/>
              </w:rPr>
            </w:pPr>
            <w:r w:rsidRPr="00D349A7">
              <w:rPr>
                <w:sz w:val="20"/>
              </w:rPr>
              <w:t>El defecto es detectable y posiblemente no llegue al cliente, pero se detectaría en los últimos estadios de producción</w:t>
            </w:r>
          </w:p>
        </w:tc>
        <w:tc>
          <w:tcPr>
            <w:tcW w:w="2114" w:type="dxa"/>
          </w:tcPr>
          <w:p w14:paraId="4BA9066B" w14:textId="51B29870" w:rsidR="00774780" w:rsidRPr="00D349A7" w:rsidRDefault="00D349A7" w:rsidP="00774780">
            <w:pPr>
              <w:pStyle w:val="Contenidodelmarco"/>
              <w:rPr>
                <w:sz w:val="20"/>
              </w:rPr>
            </w:pPr>
            <w:r w:rsidRPr="00D349A7">
              <w:rPr>
                <w:sz w:val="20"/>
              </w:rPr>
              <w:t xml:space="preserve">El defecto es difícil detectarlo o no puede tetectarse mediente los controles existentes, podría llegar al cleinte </w:t>
            </w:r>
          </w:p>
        </w:tc>
      </w:tr>
    </w:tbl>
    <w:p w14:paraId="1316E0A6" w14:textId="77777777" w:rsidR="00BE16CF" w:rsidRDefault="00BE16CF" w:rsidP="00BE16CF">
      <w:pPr>
        <w:pStyle w:val="Ttulo3SP"/>
        <w:numPr>
          <w:ilvl w:val="0"/>
          <w:numId w:val="0"/>
        </w:numPr>
        <w:rPr>
          <w:rFonts w:ascii="Roboto Light" w:hAnsi="Roboto Light"/>
          <w:b w:val="0"/>
          <w:bCs/>
        </w:rPr>
      </w:pPr>
    </w:p>
    <w:p w14:paraId="4A4D3DC1" w14:textId="21326C59" w:rsidR="00960B1E" w:rsidRDefault="00960B1E" w:rsidP="00960B1E">
      <w:pPr>
        <w:pStyle w:val="Titulo1SP"/>
      </w:pPr>
      <w:bookmarkStart w:id="5" w:name="_Toc165994387"/>
      <w:r>
        <w:t>Aceptación del riesgo</w:t>
      </w:r>
      <w:bookmarkEnd w:id="5"/>
    </w:p>
    <w:p w14:paraId="7E7170A1" w14:textId="40E27271" w:rsidR="006A3881" w:rsidRDefault="00D349A7" w:rsidP="00960B1E">
      <w:pPr>
        <w:pStyle w:val="Contenidodelmarco"/>
      </w:pPr>
      <w:r>
        <w:t>Una vez hecha la evaluación de cada fallo/peligro se obtiene el RPN (Nº de prioridad del riesgo) mediante a aplicación de la siguiente fórmula:</w:t>
      </w:r>
    </w:p>
    <w:p w14:paraId="35F06EDC" w14:textId="329D8DFE" w:rsidR="00D349A7" w:rsidRDefault="00D349A7" w:rsidP="00D349A7">
      <w:pPr>
        <w:pStyle w:val="Contenidodelmarco"/>
        <w:jc w:val="center"/>
        <w:rPr>
          <w:b/>
          <w:bCs/>
        </w:rPr>
      </w:pPr>
      <w:r w:rsidRPr="00D349A7">
        <w:rPr>
          <w:b/>
          <w:bCs/>
        </w:rPr>
        <w:t>RPN = P x S x</w:t>
      </w:r>
      <w:r w:rsidR="00D92811">
        <w:rPr>
          <w:b/>
          <w:bCs/>
        </w:rPr>
        <w:t xml:space="preserve"> </w:t>
      </w:r>
      <w:r w:rsidRPr="00D349A7">
        <w:rPr>
          <w:b/>
          <w:bCs/>
        </w:rPr>
        <w:t>D</w:t>
      </w:r>
    </w:p>
    <w:p w14:paraId="258AE4BA" w14:textId="48CB416D" w:rsidR="00D349A7" w:rsidRDefault="00D349A7" w:rsidP="00D349A7">
      <w:pPr>
        <w:pStyle w:val="Contenidodelmarco"/>
        <w:jc w:val="left"/>
      </w:pPr>
      <w:r>
        <w:t>Los criterios establecidos para la interpretación del RPN son:</w:t>
      </w:r>
    </w:p>
    <w:p w14:paraId="1F0A8884" w14:textId="77777777" w:rsidR="00D349A7" w:rsidRDefault="00D349A7" w:rsidP="00D349A7">
      <w:pPr>
        <w:pStyle w:val="Contenidodelmarco"/>
        <w:jc w:val="left"/>
      </w:pPr>
    </w:p>
    <w:tbl>
      <w:tblPr>
        <w:tblStyle w:val="Tablaconcuadrcula"/>
        <w:tblW w:w="0" w:type="auto"/>
        <w:jc w:val="center"/>
        <w:tblLook w:val="04A0" w:firstRow="1" w:lastRow="0" w:firstColumn="1" w:lastColumn="0" w:noHBand="0" w:noVBand="1"/>
      </w:tblPr>
      <w:tblGrid>
        <w:gridCol w:w="2122"/>
        <w:gridCol w:w="3543"/>
      </w:tblGrid>
      <w:tr w:rsidR="00D349A7" w14:paraId="4A048AF4" w14:textId="77777777" w:rsidTr="00D349A7">
        <w:trPr>
          <w:jc w:val="center"/>
        </w:trPr>
        <w:tc>
          <w:tcPr>
            <w:tcW w:w="2122" w:type="dxa"/>
            <w:shd w:val="clear" w:color="auto" w:fill="92D050"/>
          </w:tcPr>
          <w:p w14:paraId="08D52973" w14:textId="1171A620" w:rsidR="00D349A7" w:rsidRDefault="00D349A7" w:rsidP="008577DD">
            <w:pPr>
              <w:pStyle w:val="Contenidodelmarco"/>
              <w:jc w:val="left"/>
            </w:pPr>
            <w:r>
              <w:t xml:space="preserve">RPN </w:t>
            </w:r>
            <w:r w:rsidR="00B31A5D">
              <w:rPr>
                <w:rFonts w:ascii="Times New Roman" w:hAnsi="Times New Roman" w:cs="Times New Roman"/>
              </w:rPr>
              <w:t>≤</w:t>
            </w:r>
            <w:r>
              <w:t xml:space="preserve"> 6</w:t>
            </w:r>
          </w:p>
        </w:tc>
        <w:tc>
          <w:tcPr>
            <w:tcW w:w="3543" w:type="dxa"/>
          </w:tcPr>
          <w:p w14:paraId="74A3C68A" w14:textId="636AA870" w:rsidR="00D349A7" w:rsidRDefault="00D349A7" w:rsidP="00D349A7">
            <w:pPr>
              <w:pStyle w:val="Contenidodelmarco"/>
              <w:jc w:val="left"/>
            </w:pPr>
            <w:r>
              <w:t>El proceso tiene riesgo BAJO</w:t>
            </w:r>
          </w:p>
        </w:tc>
      </w:tr>
      <w:tr w:rsidR="00D349A7" w14:paraId="36673421" w14:textId="77777777" w:rsidTr="00D349A7">
        <w:trPr>
          <w:jc w:val="center"/>
        </w:trPr>
        <w:tc>
          <w:tcPr>
            <w:tcW w:w="2122" w:type="dxa"/>
            <w:shd w:val="clear" w:color="auto" w:fill="FFFF00"/>
          </w:tcPr>
          <w:p w14:paraId="2B537EFF" w14:textId="5BCBFC93" w:rsidR="00D349A7" w:rsidRDefault="00B31A5D" w:rsidP="008577DD">
            <w:pPr>
              <w:pStyle w:val="Contenidodelmarco"/>
              <w:jc w:val="left"/>
            </w:pPr>
            <w:r>
              <w:t xml:space="preserve">6 </w:t>
            </w:r>
            <w:r w:rsidR="00D349A7">
              <w:t xml:space="preserve">&lt; RPN </w:t>
            </w:r>
            <w:r>
              <w:rPr>
                <w:rFonts w:ascii="Times New Roman" w:hAnsi="Times New Roman" w:cs="Times New Roman"/>
              </w:rPr>
              <w:t>≤</w:t>
            </w:r>
            <w:r w:rsidR="00D349A7">
              <w:t xml:space="preserve"> 18</w:t>
            </w:r>
          </w:p>
        </w:tc>
        <w:tc>
          <w:tcPr>
            <w:tcW w:w="3543" w:type="dxa"/>
          </w:tcPr>
          <w:p w14:paraId="3D3BB3A2" w14:textId="5553E169" w:rsidR="00D349A7" w:rsidRDefault="00D349A7" w:rsidP="00D349A7">
            <w:pPr>
              <w:pStyle w:val="Contenidodelmarco"/>
              <w:jc w:val="left"/>
            </w:pPr>
            <w:r>
              <w:t>El proceso tiene riesgo MEDIO</w:t>
            </w:r>
          </w:p>
        </w:tc>
      </w:tr>
      <w:tr w:rsidR="00D349A7" w14:paraId="23924BB8" w14:textId="77777777" w:rsidTr="00D349A7">
        <w:trPr>
          <w:jc w:val="center"/>
        </w:trPr>
        <w:tc>
          <w:tcPr>
            <w:tcW w:w="2122" w:type="dxa"/>
            <w:shd w:val="clear" w:color="auto" w:fill="FF0000"/>
          </w:tcPr>
          <w:p w14:paraId="3047AD81" w14:textId="67AB2304" w:rsidR="00D349A7" w:rsidRDefault="00D349A7" w:rsidP="00D349A7">
            <w:pPr>
              <w:pStyle w:val="Contenidodelmarco"/>
              <w:jc w:val="left"/>
            </w:pPr>
            <w:r>
              <w:t>RPN &gt; 18</w:t>
            </w:r>
          </w:p>
        </w:tc>
        <w:tc>
          <w:tcPr>
            <w:tcW w:w="3543" w:type="dxa"/>
          </w:tcPr>
          <w:p w14:paraId="48D80DB2" w14:textId="6C05E74A" w:rsidR="00D349A7" w:rsidRDefault="00D349A7" w:rsidP="00D349A7">
            <w:pPr>
              <w:pStyle w:val="Contenidodelmarco"/>
              <w:jc w:val="left"/>
            </w:pPr>
            <w:r>
              <w:t>El proceso tiene riesgo ALTO</w:t>
            </w:r>
          </w:p>
        </w:tc>
      </w:tr>
    </w:tbl>
    <w:p w14:paraId="3E3DFD03" w14:textId="77777777" w:rsidR="00D349A7" w:rsidRPr="00D349A7" w:rsidRDefault="00D349A7" w:rsidP="00D349A7">
      <w:pPr>
        <w:pStyle w:val="Contenidodelmarco"/>
        <w:jc w:val="left"/>
      </w:pPr>
    </w:p>
    <w:p w14:paraId="3744409B" w14:textId="3009D066" w:rsidR="006A3881" w:rsidRPr="00D349A7" w:rsidRDefault="00D349A7" w:rsidP="00D349A7">
      <w:pPr>
        <w:pStyle w:val="Contenidodelmarco"/>
      </w:pPr>
      <w:r>
        <w:t>En función del valor del RPN se especificará si existen controles o si se requieren medidad adicionales que rebajen la puntiación final del riesgo.</w:t>
      </w:r>
    </w:p>
    <w:p w14:paraId="592704DA" w14:textId="77777777" w:rsidR="00366188" w:rsidRDefault="00366188" w:rsidP="00BA262F">
      <w:pPr>
        <w:pStyle w:val="Contenidodelmarco"/>
      </w:pPr>
    </w:p>
    <w:p w14:paraId="2416D2EF" w14:textId="2D2EB68C" w:rsidR="00366188" w:rsidRDefault="00366188" w:rsidP="00366188">
      <w:pPr>
        <w:pStyle w:val="Titulo1SP"/>
      </w:pPr>
      <w:bookmarkStart w:id="6" w:name="_Toc165994388"/>
      <w:r>
        <w:t>Actividades de verificación</w:t>
      </w:r>
      <w:bookmarkEnd w:id="6"/>
    </w:p>
    <w:p w14:paraId="741316B1" w14:textId="1B5A82EF" w:rsidR="00960B1E" w:rsidRDefault="00960B1E" w:rsidP="00960B1E">
      <w:pPr>
        <w:pStyle w:val="Contenidodelmarco"/>
      </w:pPr>
      <w:r>
        <w:t xml:space="preserve">Se llevarán a cabo actividades de verificación para comprobar si el control del riesgo se implementó efectivamente, y para asegurar que no se hayan introducido otros riesgos y que </w:t>
      </w:r>
      <w:r>
        <w:lastRenderedPageBreak/>
        <w:t>las acciones implementadas realmente produzcan una reducción del riesgo, y si esa reducción se encuentra en su nivel más bajo. La actividad de verificación se basará en la recopilación de datos clínicos y/o estudios realizados en otros productos.</w:t>
      </w:r>
    </w:p>
    <w:p w14:paraId="02CD9697" w14:textId="77777777" w:rsidR="00366188" w:rsidRDefault="00366188" w:rsidP="00BA262F">
      <w:pPr>
        <w:pStyle w:val="Contenidodelmarco"/>
      </w:pPr>
    </w:p>
    <w:p w14:paraId="63A96B1B" w14:textId="3A95BDE7" w:rsidR="00F92764" w:rsidRDefault="00366188" w:rsidP="00F92764">
      <w:pPr>
        <w:pStyle w:val="Titulo1SP"/>
      </w:pPr>
      <w:bookmarkStart w:id="7" w:name="_Toc165994389"/>
      <w:r>
        <w:t>Información sobre producción y postproducción</w:t>
      </w:r>
      <w:bookmarkEnd w:id="7"/>
    </w:p>
    <w:p w14:paraId="757EE683" w14:textId="43F974A2" w:rsidR="00F92764" w:rsidRDefault="00F92764" w:rsidP="00F92764">
      <w:pPr>
        <w:pStyle w:val="Contenidodelmarco"/>
      </w:pPr>
      <w:r>
        <w:t>Se recopilará información relacionada con la fase de producción durante el proceso de desarrollo y en el control del proceso, donde se pueden identificar riesgos relacionados con el desarrollo del so</w:t>
      </w:r>
      <w:r w:rsidR="00866EEC">
        <w:t>f</w:t>
      </w:r>
      <w:r>
        <w:t>tware.</w:t>
      </w:r>
    </w:p>
    <w:p w14:paraId="0960F81D" w14:textId="377A8611" w:rsidR="00366188" w:rsidRDefault="00F92764" w:rsidP="00F92764">
      <w:pPr>
        <w:pStyle w:val="Contenidodelmarco"/>
      </w:pPr>
      <w:r>
        <w:t xml:space="preserve">La recopilación de información relacionada con el </w:t>
      </w:r>
      <w:r w:rsidR="00B31A5D">
        <w:t xml:space="preserve">software </w:t>
      </w:r>
      <w:r>
        <w:t>en la fase postproducción tiene como objetivo obtener información relacionada con el uso, la seguridad del producto y otros aspectos relevantes. Esta información se puede obtener de diferentes fuentes, como usuarios, quejas, informes de incidentes, etc. La información recopilada se analiza y se procesa, y puede dar lugar a un cambio en la lista de daños identificados inicialmente.</w:t>
      </w:r>
    </w:p>
    <w:p w14:paraId="1689B1DF" w14:textId="77777777" w:rsidR="00F92764" w:rsidRDefault="00F92764" w:rsidP="00F92764">
      <w:pPr>
        <w:pStyle w:val="Contenidodelmarco"/>
      </w:pPr>
    </w:p>
    <w:p w14:paraId="1E9BECC5" w14:textId="2C05B5F7" w:rsidR="00366188" w:rsidRDefault="00B31A5D" w:rsidP="00366188">
      <w:pPr>
        <w:pStyle w:val="Titulo1SP"/>
      </w:pPr>
      <w:bookmarkStart w:id="8" w:name="_Toc165994390"/>
      <w:r>
        <w:t>Uso previsto y mal uso razonablemente previsible</w:t>
      </w:r>
      <w:bookmarkEnd w:id="8"/>
    </w:p>
    <w:p w14:paraId="73B19F3A" w14:textId="4C3A601F" w:rsidR="00366188" w:rsidRDefault="007A07C2" w:rsidP="00366188">
      <w:pPr>
        <w:pStyle w:val="Contenidodelmarco"/>
        <w:rPr>
          <w:ins w:id="9" w:author="Iván Pérez Ciruelos" w:date="2024-05-07T17:11:00Z" w16du:dateUtc="2024-05-07T15:11:00Z"/>
        </w:rPr>
      </w:pPr>
      <w:r w:rsidRPr="007A07C2">
        <w:t xml:space="preserve">La usabilidad del dispositivo VR-CARDIO ha sido evaluada meticulosamente para asegurar que cumple con los estándares más altos de facilidad de uso y accesibilidad para los electrofisiólogos y especialistas en cardiología. Las pruebas de usabilidad han demostrado que el diseño intuitivo y la interfaz amigable del dispositivo permiten una adaptación rápida y una interacción eficiente, crucial para el manejo de situaciones clínicas complejas. Además, se han implementado mejoras basadas en los comentarios de los usuarios durante las pruebas, como ajustes en la visualización de mapas electroanatómicos y la optimización de los controles de navegación. Estas modificaciones han contribuido significativamente a minimizar los errores de operación y a maximizar la eficiencia durante los procedimientos. </w:t>
      </w:r>
    </w:p>
    <w:p w14:paraId="307358D4" w14:textId="77777777" w:rsidR="00D05241" w:rsidRDefault="00D05241" w:rsidP="00366188">
      <w:pPr>
        <w:pStyle w:val="Contenidodelmarco"/>
      </w:pPr>
    </w:p>
    <w:p w14:paraId="022E7B3C" w14:textId="53FC38DA" w:rsidR="007A07C2" w:rsidRDefault="00866EEC" w:rsidP="00D05241">
      <w:pPr>
        <w:pStyle w:val="Titulo1SP"/>
      </w:pPr>
      <w:bookmarkStart w:id="10" w:name="_Toc165994391"/>
      <w:r>
        <w:t>Identificación de las carácteristicas relacionadas con la seguridad</w:t>
      </w:r>
      <w:bookmarkEnd w:id="10"/>
    </w:p>
    <w:p w14:paraId="708E5B04" w14:textId="61283B25" w:rsidR="00866EEC" w:rsidRDefault="00866EEC" w:rsidP="00D05241">
      <w:pPr>
        <w:pStyle w:val="Cabeceraypie"/>
      </w:pPr>
      <w:r>
        <w:t>La seguridad del dispositivo VR-CARDIO será evaluada con detalle para no ocasionar ningun fallo en la seguridad de los datos, ni de los datos que se toman de los pacientes ni de los informes e imágenes que se almacenan o generan con la aplicación.</w:t>
      </w:r>
    </w:p>
    <w:p w14:paraId="5F71EB48" w14:textId="3AF2C013" w:rsidR="00866EEC" w:rsidRDefault="00866EEC" w:rsidP="00D05241">
      <w:pPr>
        <w:pStyle w:val="Cabeceraypie"/>
        <w:rPr>
          <w:ins w:id="11" w:author="Iván Pérez Ciruelos" w:date="2024-05-07T17:11:00Z" w16du:dateUtc="2024-05-07T15:11:00Z"/>
        </w:rPr>
      </w:pPr>
      <w:r>
        <w:t xml:space="preserve">En todo momento se demostrará la veracidad de la informacion mostrada asi como su seguridad, pues es dificilmente manipulable. </w:t>
      </w:r>
    </w:p>
    <w:p w14:paraId="4A7B2EE9" w14:textId="77777777" w:rsidR="00D05241" w:rsidRDefault="00D05241" w:rsidP="00D05241">
      <w:pPr>
        <w:pStyle w:val="Cabeceraypie"/>
      </w:pPr>
    </w:p>
    <w:p w14:paraId="2FA25847" w14:textId="0DBF6149" w:rsidR="00866EEC" w:rsidRDefault="00866EEC" w:rsidP="00D05241">
      <w:pPr>
        <w:pStyle w:val="Titulo1SP"/>
      </w:pPr>
      <w:bookmarkStart w:id="12" w:name="_Toc165994392"/>
      <w:r>
        <w:t>Identificación de peligros y situaciones peligrosas</w:t>
      </w:r>
      <w:bookmarkEnd w:id="12"/>
    </w:p>
    <w:p w14:paraId="5F7AB6BB" w14:textId="61F9C6E0" w:rsidR="00866EEC" w:rsidRDefault="00866EEC" w:rsidP="00D05241">
      <w:pPr>
        <w:pStyle w:val="Cabeceraypie"/>
      </w:pPr>
      <w:r>
        <w:t xml:space="preserve">En lo que respecta al software se decartarán todos aquellos peligros derivados de un contacto directo con el organismo de los pacientes ya que por la naturaleza del producto no interactúa con ninguna barrera física. No obstante, derivado del diagnóstico o posible conclusion que tomen los </w:t>
      </w:r>
      <w:r w:rsidRPr="007A07C2">
        <w:t>electrofisiólogos y especialistas en cardiología</w:t>
      </w:r>
      <w:r>
        <w:t xml:space="preserve"> deberán evaluarse los riesgos derivados de un mal funcionamiento del software. </w:t>
      </w:r>
    </w:p>
    <w:p w14:paraId="3E384893" w14:textId="77777777" w:rsidR="00572BBB" w:rsidRDefault="00572BBB" w:rsidP="00D05241">
      <w:pPr>
        <w:pStyle w:val="Cabeceraypie"/>
      </w:pPr>
    </w:p>
    <w:p w14:paraId="447DAB3B" w14:textId="0D30EF9F" w:rsidR="00366188" w:rsidRDefault="00366188" w:rsidP="00366188">
      <w:pPr>
        <w:pStyle w:val="Titulo1SP"/>
      </w:pPr>
      <w:bookmarkStart w:id="13" w:name="_Toc165994393"/>
      <w:r>
        <w:t>Riesgo residual</w:t>
      </w:r>
      <w:bookmarkEnd w:id="13"/>
    </w:p>
    <w:p w14:paraId="6611B69E" w14:textId="226AEAB7" w:rsidR="00960B1E" w:rsidRDefault="00960B1E" w:rsidP="00960B1E">
      <w:pPr>
        <w:pStyle w:val="Contenidodelmarco"/>
      </w:pPr>
      <w:bookmarkStart w:id="14" w:name="_Hlk164673830"/>
      <w:r>
        <w:t>Si un riesgo residual no cumple con los criterios de aceptabilidad establecidos, se examinan los datos disponibles para determinar si los beneficios del uso previsto compensan dicho riesgo residual. Sin embargo, también es esencial asegurarse de que los riesgos se evalúen en función de si se han reducido al máximo posible sin afectar negativamente la relación entre beneficio y riesgo.</w:t>
      </w:r>
    </w:p>
    <w:p w14:paraId="36E9E48E" w14:textId="5590787B" w:rsidR="00366188" w:rsidRDefault="00960B1E" w:rsidP="00960B1E">
      <w:pPr>
        <w:pStyle w:val="Contenidodelmarco"/>
      </w:pPr>
      <w:r>
        <w:t xml:space="preserve">La evaluación del riesgo residual puede implicar recopilar y revisar datos sobre dispositivos médicos similares disponibles en el mercado. Si se considera que el riesgo residual es aceptable, se debe informar a los usuarios sobre los riesgos residuales significativos. </w:t>
      </w:r>
    </w:p>
    <w:p w14:paraId="7937E331" w14:textId="77777777" w:rsidR="00960B1E" w:rsidRDefault="00960B1E" w:rsidP="00960B1E">
      <w:pPr>
        <w:pStyle w:val="Contenidodelmarco"/>
      </w:pPr>
    </w:p>
    <w:p w14:paraId="02ED2893" w14:textId="58712886" w:rsidR="00547C14" w:rsidRDefault="00366188" w:rsidP="00547C14">
      <w:pPr>
        <w:pStyle w:val="Titulo1SP"/>
      </w:pPr>
      <w:bookmarkStart w:id="15" w:name="_Toc165994394"/>
      <w:bookmarkEnd w:id="14"/>
      <w:r>
        <w:t>Revisión del plan de gestión de riesgos</w:t>
      </w:r>
      <w:bookmarkEnd w:id="15"/>
    </w:p>
    <w:p w14:paraId="32832181" w14:textId="37DD5828" w:rsidR="00547C14" w:rsidRDefault="00547C14" w:rsidP="00547C14">
      <w:pPr>
        <w:pStyle w:val="Contenidodelmarco"/>
      </w:pPr>
      <w:r>
        <w:t>La identificación de riesgos comienza al identificar los aspectos funcionales del dispositivo. A partir de esto, se recopila información sobre posibles problemas y se elabora una lista de posibles daños. Sin embargo, esta lista no puede considerarse exhaustiva, ya que hay riesgos que no son evidentes y solo pueden detectarse a través de la experiencia de uso posterior con una amplia gama de usuarios.</w:t>
      </w:r>
    </w:p>
    <w:p w14:paraId="50E22DE3" w14:textId="62E3337C" w:rsidR="00547C14" w:rsidRDefault="00547C14" w:rsidP="00547C14">
      <w:pPr>
        <w:pStyle w:val="Contenidodelmarco"/>
      </w:pPr>
      <w:r>
        <w:t>Es crucial revisar y actualizar regularmente la evaluación de riesgos. Esta revisión debe realizarse al menos una vez al año y quedar registrada en el documento de evaluación de riesgos</w:t>
      </w:r>
      <w:r w:rsidR="00866EEC">
        <w:t xml:space="preserve"> correspondiente</w:t>
      </w:r>
      <w:r>
        <w:t>. Además, debe actualizarse cuando sea necesario, como en caso de cambios en el dispositivo médico o cuando los datos de vigilancia postventa indiquen la necesidad de una nueva evaluación.</w:t>
      </w:r>
    </w:p>
    <w:p w14:paraId="16F43B77" w14:textId="55DF5B80" w:rsidR="00547C14" w:rsidRDefault="00547C14" w:rsidP="00547C14">
      <w:pPr>
        <w:pStyle w:val="Contenidodelmarco"/>
      </w:pPr>
      <w:r>
        <w:t>El análisis de riesgos debe basarse en la experiencia de los operadores y en l</w:t>
      </w:r>
      <w:r w:rsidR="00866EEC">
        <w:t xml:space="preserve">a retroalimentación </w:t>
      </w:r>
      <w:r>
        <w:t xml:space="preserve">de los clientes y usuarios. La información para la evaluación de riesgos puede obtenerse de diversas fuentes, como quejas de clientes, encuestas de satisfacción, </w:t>
      </w:r>
      <w:r>
        <w:lastRenderedPageBreak/>
        <w:t>opiniones de clientes y usuarios sobre el rendimiento del producto, oportunidades de mejora identificadas, resultados de la vigilancia postventa y seguimiento clínico, actualizaciones técnicas y regulatorias, opiniones de expertos, pruebas de usabilidad, normas publicadas y informes de incidentes disponibles.</w:t>
      </w:r>
    </w:p>
    <w:p w14:paraId="2E4FAC88" w14:textId="1E6DAEFD" w:rsidR="00547C14" w:rsidRDefault="00547C14" w:rsidP="00547C14">
      <w:pPr>
        <w:pStyle w:val="Contenidodelmarco"/>
      </w:pPr>
    </w:p>
    <w:p w14:paraId="70DEE8BD" w14:textId="261A8842" w:rsidR="00B31A5D" w:rsidRDefault="00B31A5D" w:rsidP="00D05241">
      <w:pPr>
        <w:pStyle w:val="Titulo1SP"/>
      </w:pPr>
      <w:bookmarkStart w:id="16" w:name="_Toc165994395"/>
      <w:r>
        <w:t>Archivo del proceso de gestión de riesgos</w:t>
      </w:r>
      <w:bookmarkEnd w:id="16"/>
    </w:p>
    <w:p w14:paraId="61197F84" w14:textId="4503D4C2" w:rsidR="00B31A5D" w:rsidRDefault="00866EEC" w:rsidP="00547C14">
      <w:pPr>
        <w:pStyle w:val="Contenidodelmarco"/>
      </w:pPr>
      <w:r>
        <w:t xml:space="preserve">Toda la documentacion generada de la gestion de riesgos, desde el presente plan hasta los propios ejercicios e informes de análisis de riesgos se firmarán en formato papel y se archivarán en Garantía de Calidad en el archivo de documentación. De la misma manera en el repositorio </w:t>
      </w:r>
      <w:r w:rsidR="00D05241">
        <w:t>virtual</w:t>
      </w:r>
      <w:r w:rsidR="00A50346">
        <w:t>:</w:t>
      </w:r>
      <w:r w:rsidR="00572BBB">
        <w:t xml:space="preserve"> “</w:t>
      </w:r>
      <w:r w:rsidR="00A50346">
        <w:t>VRCardio_Quality_Assurance/Quality/</w:t>
      </w:r>
      <w:r w:rsidR="00572BBB">
        <w:t>Documentación Spika/Gestión de riesgos”</w:t>
      </w:r>
      <w:r w:rsidR="00A50346">
        <w:t xml:space="preserve"> </w:t>
      </w:r>
      <w:r>
        <w:t>se mantendrá una copia escaneada del documento original firmado.</w:t>
      </w:r>
    </w:p>
    <w:p w14:paraId="5F68C18C" w14:textId="77777777" w:rsidR="00572BBB" w:rsidRDefault="00572BBB" w:rsidP="00547C14">
      <w:pPr>
        <w:pStyle w:val="Contenidodelmarco"/>
      </w:pPr>
    </w:p>
    <w:p w14:paraId="0BA95B56" w14:textId="2ED6F144" w:rsidR="00A93216" w:rsidRPr="00AB7FA4" w:rsidRDefault="00BA262F" w:rsidP="00216132">
      <w:pPr>
        <w:pStyle w:val="Titulo1SP"/>
      </w:pPr>
      <w:bookmarkStart w:id="17" w:name="_Toc165994396"/>
      <w:r>
        <w:t>Conclusiones</w:t>
      </w:r>
      <w:bookmarkEnd w:id="17"/>
    </w:p>
    <w:p w14:paraId="3270FD66" w14:textId="14B00FB9" w:rsidR="00BA262F" w:rsidRDefault="007A07C2" w:rsidP="00BA262F">
      <w:pPr>
        <w:pStyle w:val="Contenidodelmarco"/>
      </w:pPr>
      <w:r w:rsidRPr="007A07C2">
        <w:t xml:space="preserve">El análisis y la gestión de los riesgos asociados al dispositivo VR-CARDIO han resultado en un plan robusto que ha sido esencial para identificar y mitigar los riesgos potenciales efectivamente. A lo largo de este proceso, se ha logrado una mejora significativa en la seguridad y la efectividad del dispositivo, garantizando que se cumplan las expectativas clínicas y los estándares regulatorios. La implementación de este plan ha permitido no solo cumplir con los requisitos de seguridad necesarios sino también mejorar la confianza en el uso del dispositivo por parte de los profesionales de la salud. Es </w:t>
      </w:r>
      <w:r>
        <w:t>necesario</w:t>
      </w:r>
      <w:r w:rsidRPr="007A07C2">
        <w:t xml:space="preserve"> continuar con la revisión y actualización periódica del plan de gestión de riesgos, en respuesta a la retroalimentación de los usuarios y a los avances en las tecnologías aplicadas.</w:t>
      </w:r>
    </w:p>
    <w:p w14:paraId="0BA95B7E" w14:textId="64AD3DC6" w:rsidR="00044202" w:rsidRDefault="00044202">
      <w:pPr>
        <w:spacing w:after="0" w:line="240" w:lineRule="auto"/>
        <w:jc w:val="left"/>
        <w:rPr>
          <w:rFonts w:ascii="Open Sans" w:hAnsi="Open Sans"/>
          <w:b/>
          <w:sz w:val="20"/>
        </w:rPr>
      </w:pPr>
    </w:p>
    <w:p w14:paraId="6527CE16" w14:textId="33DD0BF9" w:rsidR="00866EEC" w:rsidRPr="00D05241" w:rsidRDefault="00866EEC" w:rsidP="00D05241">
      <w:pPr>
        <w:pStyle w:val="Titulo1SP"/>
        <w:rPr>
          <w:b w:val="0"/>
        </w:rPr>
      </w:pPr>
      <w:bookmarkStart w:id="18" w:name="_Toc165994397"/>
      <w:r w:rsidRPr="00D05241">
        <w:t>Historico de versiones</w:t>
      </w:r>
      <w:bookmarkEnd w:id="18"/>
    </w:p>
    <w:p w14:paraId="5AF81CD8" w14:textId="77777777" w:rsidR="00866EEC" w:rsidRPr="0068402E" w:rsidRDefault="00866EEC">
      <w:pPr>
        <w:spacing w:after="0" w:line="240" w:lineRule="auto"/>
        <w:jc w:val="left"/>
        <w:rPr>
          <w:rFonts w:ascii="Open Sans" w:hAnsi="Open Sans"/>
          <w:b/>
          <w:sz w:val="20"/>
        </w:rPr>
      </w:pPr>
    </w:p>
    <w:tbl>
      <w:tblPr>
        <w:tblStyle w:val="Tablaconcuadrcula"/>
        <w:tblW w:w="0" w:type="auto"/>
        <w:tblLook w:val="04A0" w:firstRow="1" w:lastRow="0" w:firstColumn="1" w:lastColumn="0" w:noHBand="0" w:noVBand="1"/>
      </w:tblPr>
      <w:tblGrid>
        <w:gridCol w:w="1696"/>
        <w:gridCol w:w="4722"/>
        <w:gridCol w:w="3209"/>
      </w:tblGrid>
      <w:tr w:rsidR="00866EEC" w14:paraId="1B2C5ED9" w14:textId="77777777" w:rsidTr="00D05241">
        <w:tc>
          <w:tcPr>
            <w:tcW w:w="1696" w:type="dxa"/>
            <w:shd w:val="clear" w:color="auto" w:fill="D9D9D9" w:themeFill="background1" w:themeFillShade="D9"/>
          </w:tcPr>
          <w:p w14:paraId="7EA181BF" w14:textId="4EFAE500" w:rsidR="00866EEC" w:rsidRPr="00D05241" w:rsidRDefault="00866EEC" w:rsidP="00BB688E">
            <w:pPr>
              <w:jc w:val="center"/>
              <w:rPr>
                <w:b/>
                <w:sz w:val="20"/>
              </w:rPr>
            </w:pPr>
            <w:r w:rsidRPr="00D05241">
              <w:rPr>
                <w:b/>
                <w:sz w:val="20"/>
              </w:rPr>
              <w:t>VERSION</w:t>
            </w:r>
          </w:p>
        </w:tc>
        <w:tc>
          <w:tcPr>
            <w:tcW w:w="4722" w:type="dxa"/>
            <w:shd w:val="clear" w:color="auto" w:fill="D9D9D9" w:themeFill="background1" w:themeFillShade="D9"/>
          </w:tcPr>
          <w:p w14:paraId="14FB7805" w14:textId="2CFDE609" w:rsidR="00866EEC" w:rsidRPr="00D05241" w:rsidRDefault="00866EEC" w:rsidP="00BB688E">
            <w:pPr>
              <w:jc w:val="center"/>
              <w:rPr>
                <w:b/>
                <w:sz w:val="20"/>
              </w:rPr>
            </w:pPr>
            <w:r w:rsidRPr="00D05241">
              <w:rPr>
                <w:b/>
                <w:sz w:val="20"/>
              </w:rPr>
              <w:t>MOTIVO DEL CAMBIO</w:t>
            </w:r>
          </w:p>
        </w:tc>
        <w:tc>
          <w:tcPr>
            <w:tcW w:w="3209" w:type="dxa"/>
            <w:shd w:val="clear" w:color="auto" w:fill="D9D9D9" w:themeFill="background1" w:themeFillShade="D9"/>
          </w:tcPr>
          <w:p w14:paraId="0E382692" w14:textId="1AD74EC0" w:rsidR="00866EEC" w:rsidRPr="00D05241" w:rsidRDefault="00866EEC" w:rsidP="00BB688E">
            <w:pPr>
              <w:jc w:val="center"/>
              <w:rPr>
                <w:b/>
                <w:sz w:val="20"/>
              </w:rPr>
            </w:pPr>
            <w:r w:rsidRPr="00D05241">
              <w:rPr>
                <w:b/>
                <w:sz w:val="20"/>
              </w:rPr>
              <w:t>FECHA</w:t>
            </w:r>
          </w:p>
        </w:tc>
      </w:tr>
      <w:tr w:rsidR="00866EEC" w14:paraId="222AF2B1" w14:textId="77777777" w:rsidTr="00D05241">
        <w:tc>
          <w:tcPr>
            <w:tcW w:w="1696" w:type="dxa"/>
          </w:tcPr>
          <w:p w14:paraId="7007AF5C" w14:textId="29F34266" w:rsidR="00866EEC" w:rsidRPr="00D05241" w:rsidRDefault="00866EEC" w:rsidP="00BB688E">
            <w:pPr>
              <w:jc w:val="center"/>
              <w:rPr>
                <w:sz w:val="20"/>
              </w:rPr>
            </w:pPr>
            <w:r w:rsidRPr="00D05241">
              <w:rPr>
                <w:sz w:val="20"/>
              </w:rPr>
              <w:t>01</w:t>
            </w:r>
          </w:p>
        </w:tc>
        <w:tc>
          <w:tcPr>
            <w:tcW w:w="4722" w:type="dxa"/>
          </w:tcPr>
          <w:p w14:paraId="71DF543B" w14:textId="17E6A283" w:rsidR="00866EEC" w:rsidRPr="00D05241" w:rsidRDefault="00866EEC" w:rsidP="00BB688E">
            <w:pPr>
              <w:jc w:val="center"/>
              <w:rPr>
                <w:sz w:val="20"/>
              </w:rPr>
            </w:pPr>
            <w:r w:rsidRPr="00D05241">
              <w:rPr>
                <w:sz w:val="20"/>
              </w:rPr>
              <w:t>Edicion inicial</w:t>
            </w:r>
          </w:p>
        </w:tc>
        <w:tc>
          <w:tcPr>
            <w:tcW w:w="3209" w:type="dxa"/>
          </w:tcPr>
          <w:p w14:paraId="1FAF465C" w14:textId="248A7170" w:rsidR="00866EEC" w:rsidRPr="00D05241" w:rsidRDefault="00866EEC" w:rsidP="00BB688E">
            <w:pPr>
              <w:jc w:val="center"/>
              <w:rPr>
                <w:sz w:val="20"/>
              </w:rPr>
            </w:pPr>
            <w:r w:rsidRPr="00D05241">
              <w:rPr>
                <w:sz w:val="20"/>
              </w:rPr>
              <w:t>Mayo 2024</w:t>
            </w:r>
          </w:p>
        </w:tc>
      </w:tr>
    </w:tbl>
    <w:p w14:paraId="0BA95B83" w14:textId="42C6D413" w:rsidR="003A3608" w:rsidRPr="0068402E" w:rsidRDefault="003A3608" w:rsidP="00BB688E">
      <w:pPr>
        <w:jc w:val="center"/>
        <w:rPr>
          <w:rFonts w:ascii="Open Sans" w:hAnsi="Open Sans"/>
          <w:sz w:val="20"/>
        </w:rPr>
      </w:pPr>
    </w:p>
    <w:p w14:paraId="0BA95B93" w14:textId="101C9A0A" w:rsidR="003A3608" w:rsidRPr="005B7C26" w:rsidRDefault="003A3608" w:rsidP="005B7C26">
      <w:pPr>
        <w:jc w:val="right"/>
        <w:rPr>
          <w:rFonts w:ascii="Open Sans" w:hAnsi="Open Sans"/>
          <w:b/>
          <w:sz w:val="20"/>
        </w:rPr>
      </w:pPr>
    </w:p>
    <w:sectPr w:rsidR="003A3608" w:rsidRPr="005B7C26" w:rsidSect="00F469CB">
      <w:headerReference w:type="default" r:id="rId8"/>
      <w:pgSz w:w="11906" w:h="16838"/>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4653A" w14:textId="77777777" w:rsidR="00F469CB" w:rsidRDefault="00F469CB">
      <w:pPr>
        <w:spacing w:after="0" w:line="240" w:lineRule="auto"/>
      </w:pPr>
      <w:r>
        <w:separator/>
      </w:r>
    </w:p>
  </w:endnote>
  <w:endnote w:type="continuationSeparator" w:id="0">
    <w:p w14:paraId="7530B304" w14:textId="77777777" w:rsidR="00F469CB" w:rsidRDefault="00F46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4C3C7D" w14:textId="77777777" w:rsidR="00F469CB" w:rsidRDefault="00F469CB">
      <w:pPr>
        <w:spacing w:after="0" w:line="240" w:lineRule="auto"/>
      </w:pPr>
      <w:r>
        <w:separator/>
      </w:r>
    </w:p>
  </w:footnote>
  <w:footnote w:type="continuationSeparator" w:id="0">
    <w:p w14:paraId="2D383C56" w14:textId="77777777" w:rsidR="00F469CB" w:rsidRDefault="00F46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34" w:tblpY="1"/>
      <w:tblOverlap w:val="never"/>
      <w:tblW w:w="9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4"/>
      <w:gridCol w:w="4252"/>
      <w:gridCol w:w="2694"/>
    </w:tblGrid>
    <w:tr w:rsidR="00CF2B5E" w:rsidRPr="00F80D9A" w14:paraId="43E3F93D" w14:textId="77777777" w:rsidTr="000C41EF">
      <w:trPr>
        <w:trHeight w:val="641"/>
      </w:trPr>
      <w:tc>
        <w:tcPr>
          <w:tcW w:w="2544" w:type="dxa"/>
          <w:vMerge w:val="restart"/>
          <w:tcBorders>
            <w:left w:val="single" w:sz="6" w:space="0" w:color="000000"/>
          </w:tcBorders>
        </w:tcPr>
        <w:p w14:paraId="481CE304" w14:textId="77777777" w:rsidR="00CF2B5E" w:rsidRPr="00F80D9A" w:rsidRDefault="00CF2B5E" w:rsidP="00CF2B5E">
          <w:pPr>
            <w:pStyle w:val="TableParagraph"/>
            <w:ind w:right="-65"/>
            <w:jc w:val="center"/>
            <w:rPr>
              <w:rFonts w:ascii="Epilogue" w:hAnsi="Epilogue"/>
              <w:sz w:val="20"/>
            </w:rPr>
          </w:pPr>
          <w:r w:rsidRPr="007D6B57">
            <w:rPr>
              <w:rFonts w:ascii="Roboto Light" w:hAnsi="Roboto Light" w:cs="Arial"/>
              <w:noProof/>
              <w:sz w:val="20"/>
              <w:lang w:val="es-ES" w:eastAsia="es-ES" w:bidi="ar-SA"/>
            </w:rPr>
            <w:drawing>
              <wp:inline distT="0" distB="0" distL="0" distR="0" wp14:anchorId="02A05CAB" wp14:editId="5D0FCEBB">
                <wp:extent cx="1427480" cy="560070"/>
                <wp:effectExtent l="0" t="0" r="0" b="8890"/>
                <wp:docPr id="33" name="Imagen 33"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4252" w:type="dxa"/>
        </w:tcPr>
        <w:p w14:paraId="173DDDA2" w14:textId="1B2C3B5C" w:rsidR="00CF2B5E" w:rsidRPr="005415C5" w:rsidRDefault="00CF2B5E" w:rsidP="00CF2B5E">
          <w:pPr>
            <w:pStyle w:val="TableParagraph"/>
            <w:spacing w:before="63"/>
            <w:rPr>
              <w:rFonts w:ascii="Roboto Light" w:hAnsi="Roboto Light" w:cs="Arial"/>
              <w:b/>
              <w:szCs w:val="24"/>
            </w:rPr>
          </w:pPr>
          <w:r>
            <w:rPr>
              <w:rFonts w:ascii="Roboto Light" w:hAnsi="Roboto Light" w:cs="Arial"/>
              <w:b/>
              <w:szCs w:val="24"/>
            </w:rPr>
            <w:t>Plan de gestión de riesgos</w:t>
          </w:r>
        </w:p>
      </w:tc>
      <w:tc>
        <w:tcPr>
          <w:tcW w:w="2694" w:type="dxa"/>
        </w:tcPr>
        <w:p w14:paraId="3B6C46C6" w14:textId="3A227857" w:rsidR="00CF2B5E" w:rsidRPr="005415C5" w:rsidRDefault="00CF2B5E" w:rsidP="00CF2B5E">
          <w:pPr>
            <w:pStyle w:val="TableParagraph"/>
            <w:tabs>
              <w:tab w:val="left" w:pos="1476"/>
            </w:tabs>
            <w:spacing w:before="25"/>
            <w:ind w:left="105"/>
            <w:jc w:val="center"/>
            <w:rPr>
              <w:rFonts w:ascii="Roboto Light" w:hAnsi="Roboto Light" w:cs="Arial"/>
              <w:b/>
              <w:szCs w:val="24"/>
            </w:rPr>
          </w:pPr>
          <w:r w:rsidRPr="005415C5">
            <w:rPr>
              <w:rFonts w:ascii="Roboto Light" w:hAnsi="Roboto Light" w:cs="Arial"/>
              <w:b/>
              <w:szCs w:val="24"/>
            </w:rPr>
            <w:t>VERSIÓN:</w:t>
          </w:r>
          <w:r w:rsidRPr="005415C5">
            <w:rPr>
              <w:rFonts w:ascii="Roboto Light" w:hAnsi="Roboto Light" w:cs="Arial"/>
              <w:b/>
              <w:szCs w:val="24"/>
            </w:rPr>
            <w:tab/>
          </w:r>
          <w:r>
            <w:rPr>
              <w:rFonts w:ascii="Roboto Light" w:hAnsi="Roboto Light" w:cs="Arial"/>
              <w:b/>
              <w:color w:val="5B9BD5" w:themeColor="accent1"/>
              <w:szCs w:val="24"/>
            </w:rPr>
            <w:t>01</w:t>
          </w:r>
        </w:p>
      </w:tc>
    </w:tr>
    <w:tr w:rsidR="00CF2B5E" w:rsidRPr="00F80D9A" w14:paraId="71591C52" w14:textId="77777777" w:rsidTr="00086F5E">
      <w:trPr>
        <w:trHeight w:val="70"/>
      </w:trPr>
      <w:tc>
        <w:tcPr>
          <w:tcW w:w="2544" w:type="dxa"/>
          <w:vMerge/>
          <w:tcBorders>
            <w:top w:val="nil"/>
            <w:left w:val="single" w:sz="6" w:space="0" w:color="000000"/>
          </w:tcBorders>
        </w:tcPr>
        <w:p w14:paraId="7878628D" w14:textId="77777777" w:rsidR="00CF2B5E" w:rsidRPr="00F80D9A" w:rsidRDefault="00CF2B5E" w:rsidP="00CF2B5E">
          <w:pPr>
            <w:rPr>
              <w:rFonts w:ascii="Epilogue" w:hAnsi="Epilogue"/>
              <w:sz w:val="2"/>
              <w:szCs w:val="2"/>
            </w:rPr>
          </w:pPr>
        </w:p>
      </w:tc>
      <w:tc>
        <w:tcPr>
          <w:tcW w:w="6946" w:type="dxa"/>
          <w:gridSpan w:val="2"/>
        </w:tcPr>
        <w:p w14:paraId="1AD826E7" w14:textId="47512EDF" w:rsidR="00CF2B5E" w:rsidRPr="005415C5" w:rsidRDefault="00CF2B5E" w:rsidP="00CF2B5E">
          <w:pPr>
            <w:pStyle w:val="TableParagraph"/>
            <w:spacing w:before="102"/>
            <w:ind w:left="105"/>
            <w:jc w:val="center"/>
            <w:rPr>
              <w:rFonts w:ascii="Roboto Light" w:hAnsi="Roboto Light" w:cs="Arial"/>
              <w:b/>
              <w:szCs w:val="24"/>
            </w:rPr>
          </w:pPr>
          <w:r w:rsidRPr="005415C5">
            <w:rPr>
              <w:rFonts w:ascii="Roboto Light" w:hAnsi="Roboto Light" w:cs="Arial"/>
              <w:b/>
              <w:szCs w:val="24"/>
              <w:lang w:val="es-ES"/>
            </w:rPr>
            <w:t xml:space="preserve">Página </w:t>
          </w:r>
          <w:r w:rsidRPr="005415C5">
            <w:rPr>
              <w:rFonts w:ascii="Roboto Light" w:hAnsi="Roboto Light" w:cs="Arial"/>
              <w:b/>
              <w:bCs/>
              <w:szCs w:val="24"/>
            </w:rPr>
            <w:fldChar w:fldCharType="begin"/>
          </w:r>
          <w:r w:rsidRPr="005415C5">
            <w:rPr>
              <w:rFonts w:ascii="Roboto Light" w:hAnsi="Roboto Light" w:cs="Arial"/>
              <w:b/>
              <w:bCs/>
              <w:szCs w:val="24"/>
            </w:rPr>
            <w:instrText>PAGE  \* Arabic  \* MERGEFORMAT</w:instrText>
          </w:r>
          <w:r w:rsidRPr="005415C5">
            <w:rPr>
              <w:rFonts w:ascii="Roboto Light" w:hAnsi="Roboto Light" w:cs="Arial"/>
              <w:b/>
              <w:bCs/>
              <w:szCs w:val="24"/>
            </w:rPr>
            <w:fldChar w:fldCharType="separate"/>
          </w:r>
          <w:r w:rsidRPr="00E62B69">
            <w:rPr>
              <w:rFonts w:ascii="Roboto Light" w:hAnsi="Roboto Light" w:cs="Arial"/>
              <w:b/>
              <w:bCs/>
              <w:noProof/>
              <w:szCs w:val="24"/>
              <w:lang w:val="es-ES"/>
            </w:rPr>
            <w:t>5</w:t>
          </w:r>
          <w:r w:rsidRPr="005415C5">
            <w:rPr>
              <w:rFonts w:ascii="Roboto Light" w:hAnsi="Roboto Light" w:cs="Arial"/>
              <w:b/>
              <w:bCs/>
              <w:szCs w:val="24"/>
            </w:rPr>
            <w:fldChar w:fldCharType="end"/>
          </w:r>
          <w:r w:rsidRPr="005415C5">
            <w:rPr>
              <w:rFonts w:ascii="Roboto Light" w:hAnsi="Roboto Light" w:cs="Arial"/>
              <w:b/>
              <w:szCs w:val="24"/>
              <w:lang w:val="es-ES"/>
            </w:rPr>
            <w:t xml:space="preserve"> de </w:t>
          </w:r>
          <w:r w:rsidRPr="005415C5">
            <w:rPr>
              <w:rFonts w:ascii="Roboto Light" w:hAnsi="Roboto Light" w:cs="Arial"/>
              <w:b/>
              <w:bCs/>
              <w:szCs w:val="24"/>
            </w:rPr>
            <w:fldChar w:fldCharType="begin"/>
          </w:r>
          <w:r w:rsidRPr="005415C5">
            <w:rPr>
              <w:rFonts w:ascii="Roboto Light" w:hAnsi="Roboto Light" w:cs="Arial"/>
              <w:b/>
              <w:bCs/>
              <w:szCs w:val="24"/>
            </w:rPr>
            <w:instrText>NUMPAGES  \* Arabic  \* MERGEFORMAT</w:instrText>
          </w:r>
          <w:r w:rsidRPr="005415C5">
            <w:rPr>
              <w:rFonts w:ascii="Roboto Light" w:hAnsi="Roboto Light" w:cs="Arial"/>
              <w:b/>
              <w:bCs/>
              <w:szCs w:val="24"/>
            </w:rPr>
            <w:fldChar w:fldCharType="separate"/>
          </w:r>
          <w:r w:rsidRPr="00E62B69">
            <w:rPr>
              <w:rFonts w:ascii="Roboto Light" w:hAnsi="Roboto Light" w:cs="Arial"/>
              <w:b/>
              <w:bCs/>
              <w:noProof/>
              <w:szCs w:val="24"/>
              <w:lang w:val="es-ES"/>
            </w:rPr>
            <w:t>7</w:t>
          </w:r>
          <w:r w:rsidRPr="005415C5">
            <w:rPr>
              <w:rFonts w:ascii="Roboto Light" w:hAnsi="Roboto Light" w:cs="Arial"/>
              <w:b/>
              <w:bCs/>
              <w:szCs w:val="24"/>
            </w:rPr>
            <w:fldChar w:fldCharType="end"/>
          </w:r>
        </w:p>
      </w:tc>
    </w:tr>
  </w:tbl>
  <w:p w14:paraId="5FB9FA61" w14:textId="77777777" w:rsidR="00CF2B5E" w:rsidRDefault="00CF2B5E">
    <w:pPr>
      <w:pStyle w:val="Encabezado"/>
    </w:pPr>
  </w:p>
  <w:p w14:paraId="5D2469C2" w14:textId="77777777" w:rsidR="00CF2B5E" w:rsidRDefault="00CF2B5E">
    <w:pPr>
      <w:pStyle w:val="Encabezado"/>
    </w:pPr>
  </w:p>
  <w:p w14:paraId="0FFDB97E" w14:textId="77777777" w:rsidR="00CF2B5E" w:rsidRDefault="00CF2B5E">
    <w:pPr>
      <w:pStyle w:val="Encabezado"/>
    </w:pPr>
  </w:p>
  <w:p w14:paraId="0DF439DB" w14:textId="77777777" w:rsidR="00CF2B5E" w:rsidRDefault="00CF2B5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F3688B26"/>
    <w:lvl w:ilvl="0">
      <w:start w:val="1"/>
      <w:numFmt w:val="decimal"/>
      <w:pStyle w:val="Titulo1SP"/>
      <w:lvlText w:val="%1."/>
      <w:lvlJc w:val="left"/>
      <w:pPr>
        <w:ind w:left="360" w:hanging="360"/>
      </w:pPr>
      <w:rPr>
        <w:color w:val="auto"/>
        <w:sz w:val="28"/>
        <w:szCs w:val="44"/>
        <w:u w:val="none"/>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DF9608C"/>
    <w:multiLevelType w:val="hybridMultilevel"/>
    <w:tmpl w:val="F3CC8BF0"/>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8B622E5"/>
    <w:multiLevelType w:val="hybridMultilevel"/>
    <w:tmpl w:val="CB30AC78"/>
    <w:lvl w:ilvl="0" w:tplc="05E0CE54">
      <w:start w:val="4"/>
      <w:numFmt w:val="bullet"/>
      <w:lvlText w:val="-"/>
      <w:lvlJc w:val="left"/>
      <w:pPr>
        <w:ind w:left="720" w:hanging="360"/>
      </w:pPr>
      <w:rPr>
        <w:rFonts w:ascii="Roboto Light" w:eastAsiaTheme="majorEastAsia" w:hAnsi="Roboto Light" w:cstheme="maj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2628075">
    <w:abstractNumId w:val="10"/>
  </w:num>
  <w:num w:numId="2" w16cid:durableId="206457112">
    <w:abstractNumId w:val="9"/>
  </w:num>
  <w:num w:numId="3" w16cid:durableId="1290741616">
    <w:abstractNumId w:val="20"/>
  </w:num>
  <w:num w:numId="4" w16cid:durableId="1109855090">
    <w:abstractNumId w:val="26"/>
  </w:num>
  <w:num w:numId="5" w16cid:durableId="1464234850">
    <w:abstractNumId w:val="27"/>
  </w:num>
  <w:num w:numId="6" w16cid:durableId="1221137432">
    <w:abstractNumId w:val="30"/>
  </w:num>
  <w:num w:numId="7" w16cid:durableId="258414328">
    <w:abstractNumId w:val="5"/>
  </w:num>
  <w:num w:numId="8" w16cid:durableId="1019043789">
    <w:abstractNumId w:val="4"/>
  </w:num>
  <w:num w:numId="9" w16cid:durableId="182718023">
    <w:abstractNumId w:val="32"/>
  </w:num>
  <w:num w:numId="10" w16cid:durableId="100999153">
    <w:abstractNumId w:val="12"/>
  </w:num>
  <w:num w:numId="11" w16cid:durableId="663822819">
    <w:abstractNumId w:val="28"/>
  </w:num>
  <w:num w:numId="12" w16cid:durableId="1051879575">
    <w:abstractNumId w:val="22"/>
  </w:num>
  <w:num w:numId="13" w16cid:durableId="1799444937">
    <w:abstractNumId w:val="21"/>
  </w:num>
  <w:num w:numId="14" w16cid:durableId="1770811262">
    <w:abstractNumId w:val="31"/>
  </w:num>
  <w:num w:numId="15" w16cid:durableId="1444299967">
    <w:abstractNumId w:val="8"/>
  </w:num>
  <w:num w:numId="16" w16cid:durableId="636303073">
    <w:abstractNumId w:val="33"/>
  </w:num>
  <w:num w:numId="17" w16cid:durableId="599409892">
    <w:abstractNumId w:val="18"/>
  </w:num>
  <w:num w:numId="18" w16cid:durableId="706369559">
    <w:abstractNumId w:val="13"/>
  </w:num>
  <w:num w:numId="19" w16cid:durableId="1106537962">
    <w:abstractNumId w:val="24"/>
  </w:num>
  <w:num w:numId="20" w16cid:durableId="1630936199">
    <w:abstractNumId w:val="17"/>
  </w:num>
  <w:num w:numId="21" w16cid:durableId="245968111">
    <w:abstractNumId w:val="23"/>
  </w:num>
  <w:num w:numId="22" w16cid:durableId="451443415">
    <w:abstractNumId w:val="6"/>
  </w:num>
  <w:num w:numId="23" w16cid:durableId="1577783349">
    <w:abstractNumId w:val="29"/>
  </w:num>
  <w:num w:numId="24" w16cid:durableId="1011762006">
    <w:abstractNumId w:val="16"/>
  </w:num>
  <w:num w:numId="25" w16cid:durableId="2027442977">
    <w:abstractNumId w:val="19"/>
  </w:num>
  <w:num w:numId="26" w16cid:durableId="1730306615">
    <w:abstractNumId w:val="35"/>
  </w:num>
  <w:num w:numId="27" w16cid:durableId="1955745675">
    <w:abstractNumId w:val="14"/>
  </w:num>
  <w:num w:numId="28" w16cid:durableId="962467010">
    <w:abstractNumId w:val="7"/>
  </w:num>
  <w:num w:numId="29" w16cid:durableId="2085181778">
    <w:abstractNumId w:val="1"/>
  </w:num>
  <w:num w:numId="30" w16cid:durableId="1661888912">
    <w:abstractNumId w:val="11"/>
  </w:num>
  <w:num w:numId="31" w16cid:durableId="1928535156">
    <w:abstractNumId w:val="3"/>
  </w:num>
  <w:num w:numId="32" w16cid:durableId="1199053252">
    <w:abstractNumId w:val="2"/>
  </w:num>
  <w:num w:numId="33" w16cid:durableId="113671900">
    <w:abstractNumId w:val="0"/>
  </w:num>
  <w:num w:numId="34" w16cid:durableId="661087365">
    <w:abstractNumId w:val="15"/>
  </w:num>
  <w:num w:numId="35" w16cid:durableId="914244674">
    <w:abstractNumId w:val="25"/>
  </w:num>
  <w:num w:numId="36" w16cid:durableId="803083577">
    <w:abstractNumId w:val="34"/>
  </w:num>
  <w:num w:numId="37" w16cid:durableId="770736066">
    <w:abstractNumId w:val="14"/>
  </w:num>
  <w:num w:numId="38" w16cid:durableId="56242492">
    <w:abstractNumId w:val="14"/>
  </w:num>
  <w:num w:numId="39" w16cid:durableId="1612281183">
    <w:abstractNumId w:val="14"/>
  </w:num>
  <w:num w:numId="40" w16cid:durableId="903564754">
    <w:abstractNumId w:val="14"/>
  </w:num>
  <w:num w:numId="41" w16cid:durableId="21012098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ván Pérez Ciruelos">
    <w15:presenceInfo w15:providerId="AD" w15:userId="S::ivan.perez@spikatech.com::f05b5bff-3631-4b58-ae3b-156f42d812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339C8"/>
    <w:rsid w:val="00044202"/>
    <w:rsid w:val="000C4A99"/>
    <w:rsid w:val="000E0B57"/>
    <w:rsid w:val="001271FB"/>
    <w:rsid w:val="00171373"/>
    <w:rsid w:val="00172157"/>
    <w:rsid w:val="00197B06"/>
    <w:rsid w:val="001A09A3"/>
    <w:rsid w:val="001C6058"/>
    <w:rsid w:val="00216132"/>
    <w:rsid w:val="00241633"/>
    <w:rsid w:val="00294948"/>
    <w:rsid w:val="002F45E9"/>
    <w:rsid w:val="00301642"/>
    <w:rsid w:val="00310339"/>
    <w:rsid w:val="00313580"/>
    <w:rsid w:val="003470E0"/>
    <w:rsid w:val="00364458"/>
    <w:rsid w:val="00366188"/>
    <w:rsid w:val="003A3608"/>
    <w:rsid w:val="004F5C4C"/>
    <w:rsid w:val="0051104F"/>
    <w:rsid w:val="005173FC"/>
    <w:rsid w:val="00547C14"/>
    <w:rsid w:val="0055625F"/>
    <w:rsid w:val="00572BBB"/>
    <w:rsid w:val="005B7C26"/>
    <w:rsid w:val="00614529"/>
    <w:rsid w:val="00663AC4"/>
    <w:rsid w:val="0068402E"/>
    <w:rsid w:val="006A3881"/>
    <w:rsid w:val="006F7DAC"/>
    <w:rsid w:val="00753035"/>
    <w:rsid w:val="00774780"/>
    <w:rsid w:val="00775674"/>
    <w:rsid w:val="007A07C2"/>
    <w:rsid w:val="008577DD"/>
    <w:rsid w:val="00866EEC"/>
    <w:rsid w:val="008A53D8"/>
    <w:rsid w:val="0090374D"/>
    <w:rsid w:val="00923F44"/>
    <w:rsid w:val="00945241"/>
    <w:rsid w:val="009539FB"/>
    <w:rsid w:val="00953AFF"/>
    <w:rsid w:val="009560CD"/>
    <w:rsid w:val="00960B1E"/>
    <w:rsid w:val="0099648F"/>
    <w:rsid w:val="00997A62"/>
    <w:rsid w:val="009A486C"/>
    <w:rsid w:val="00A07CFB"/>
    <w:rsid w:val="00A16873"/>
    <w:rsid w:val="00A50346"/>
    <w:rsid w:val="00A93216"/>
    <w:rsid w:val="00AB7FA4"/>
    <w:rsid w:val="00AD4C50"/>
    <w:rsid w:val="00B04D06"/>
    <w:rsid w:val="00B31A5D"/>
    <w:rsid w:val="00B8505C"/>
    <w:rsid w:val="00BA262F"/>
    <w:rsid w:val="00BB688E"/>
    <w:rsid w:val="00BC14B9"/>
    <w:rsid w:val="00BE16CF"/>
    <w:rsid w:val="00C55C54"/>
    <w:rsid w:val="00C924AF"/>
    <w:rsid w:val="00CF2B5E"/>
    <w:rsid w:val="00D05241"/>
    <w:rsid w:val="00D238F2"/>
    <w:rsid w:val="00D2447A"/>
    <w:rsid w:val="00D349A7"/>
    <w:rsid w:val="00D5557E"/>
    <w:rsid w:val="00D81739"/>
    <w:rsid w:val="00D92811"/>
    <w:rsid w:val="00DC4AA8"/>
    <w:rsid w:val="00E93025"/>
    <w:rsid w:val="00EB71E8"/>
    <w:rsid w:val="00EC5FB0"/>
    <w:rsid w:val="00F469CB"/>
    <w:rsid w:val="00F51805"/>
    <w:rsid w:val="00F92764"/>
    <w:rsid w:val="00FB7256"/>
    <w:rsid w:val="00FD5A1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035"/>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05241"/>
    <w:pPr>
      <w:tabs>
        <w:tab w:val="left" w:pos="440"/>
        <w:tab w:val="right" w:leader="dot" w:pos="9627"/>
      </w:tabs>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qFormat/>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8151">
      <w:bodyDiv w:val="1"/>
      <w:marLeft w:val="0"/>
      <w:marRight w:val="0"/>
      <w:marTop w:val="0"/>
      <w:marBottom w:val="0"/>
      <w:divBdr>
        <w:top w:val="none" w:sz="0" w:space="0" w:color="auto"/>
        <w:left w:val="none" w:sz="0" w:space="0" w:color="auto"/>
        <w:bottom w:val="none" w:sz="0" w:space="0" w:color="auto"/>
        <w:right w:val="none" w:sz="0" w:space="0" w:color="auto"/>
      </w:divBdr>
      <w:divsChild>
        <w:div w:id="1454446972">
          <w:marLeft w:val="0"/>
          <w:marRight w:val="0"/>
          <w:marTop w:val="0"/>
          <w:marBottom w:val="0"/>
          <w:divBdr>
            <w:top w:val="single" w:sz="2" w:space="0" w:color="E3E3E3"/>
            <w:left w:val="single" w:sz="2" w:space="0" w:color="E3E3E3"/>
            <w:bottom w:val="single" w:sz="2" w:space="0" w:color="E3E3E3"/>
            <w:right w:val="single" w:sz="2" w:space="0" w:color="E3E3E3"/>
          </w:divBdr>
          <w:divsChild>
            <w:div w:id="1874880531">
              <w:marLeft w:val="0"/>
              <w:marRight w:val="0"/>
              <w:marTop w:val="0"/>
              <w:marBottom w:val="0"/>
              <w:divBdr>
                <w:top w:val="single" w:sz="2" w:space="0" w:color="E3E3E3"/>
                <w:left w:val="single" w:sz="2" w:space="0" w:color="E3E3E3"/>
                <w:bottom w:val="single" w:sz="2" w:space="0" w:color="E3E3E3"/>
                <w:right w:val="single" w:sz="2" w:space="0" w:color="E3E3E3"/>
              </w:divBdr>
              <w:divsChild>
                <w:div w:id="1033653133">
                  <w:marLeft w:val="0"/>
                  <w:marRight w:val="0"/>
                  <w:marTop w:val="0"/>
                  <w:marBottom w:val="0"/>
                  <w:divBdr>
                    <w:top w:val="single" w:sz="2" w:space="0" w:color="E3E3E3"/>
                    <w:left w:val="single" w:sz="2" w:space="0" w:color="E3E3E3"/>
                    <w:bottom w:val="single" w:sz="2" w:space="0" w:color="E3E3E3"/>
                    <w:right w:val="single" w:sz="2" w:space="0" w:color="E3E3E3"/>
                  </w:divBdr>
                  <w:divsChild>
                    <w:div w:id="142938495">
                      <w:marLeft w:val="0"/>
                      <w:marRight w:val="0"/>
                      <w:marTop w:val="0"/>
                      <w:marBottom w:val="0"/>
                      <w:divBdr>
                        <w:top w:val="single" w:sz="2" w:space="0" w:color="E3E3E3"/>
                        <w:left w:val="single" w:sz="2" w:space="0" w:color="E3E3E3"/>
                        <w:bottom w:val="single" w:sz="2" w:space="0" w:color="E3E3E3"/>
                        <w:right w:val="single" w:sz="2" w:space="0" w:color="E3E3E3"/>
                      </w:divBdr>
                      <w:divsChild>
                        <w:div w:id="1101223518">
                          <w:marLeft w:val="0"/>
                          <w:marRight w:val="0"/>
                          <w:marTop w:val="0"/>
                          <w:marBottom w:val="0"/>
                          <w:divBdr>
                            <w:top w:val="single" w:sz="2" w:space="0" w:color="E3E3E3"/>
                            <w:left w:val="single" w:sz="2" w:space="0" w:color="E3E3E3"/>
                            <w:bottom w:val="single" w:sz="2" w:space="0" w:color="E3E3E3"/>
                            <w:right w:val="single" w:sz="2" w:space="0" w:color="E3E3E3"/>
                          </w:divBdr>
                          <w:divsChild>
                            <w:div w:id="778912931">
                              <w:marLeft w:val="0"/>
                              <w:marRight w:val="0"/>
                              <w:marTop w:val="0"/>
                              <w:marBottom w:val="0"/>
                              <w:divBdr>
                                <w:top w:val="single" w:sz="2" w:space="0" w:color="E3E3E3"/>
                                <w:left w:val="single" w:sz="2" w:space="0" w:color="E3E3E3"/>
                                <w:bottom w:val="single" w:sz="2" w:space="0" w:color="E3E3E3"/>
                                <w:right w:val="single" w:sz="2" w:space="0" w:color="E3E3E3"/>
                              </w:divBdr>
                              <w:divsChild>
                                <w:div w:id="1274941329">
                                  <w:marLeft w:val="0"/>
                                  <w:marRight w:val="0"/>
                                  <w:marTop w:val="100"/>
                                  <w:marBottom w:val="100"/>
                                  <w:divBdr>
                                    <w:top w:val="single" w:sz="2" w:space="0" w:color="E3E3E3"/>
                                    <w:left w:val="single" w:sz="2" w:space="0" w:color="E3E3E3"/>
                                    <w:bottom w:val="single" w:sz="2" w:space="0" w:color="E3E3E3"/>
                                    <w:right w:val="single" w:sz="2" w:space="0" w:color="E3E3E3"/>
                                  </w:divBdr>
                                  <w:divsChild>
                                    <w:div w:id="1238787308">
                                      <w:marLeft w:val="0"/>
                                      <w:marRight w:val="0"/>
                                      <w:marTop w:val="0"/>
                                      <w:marBottom w:val="0"/>
                                      <w:divBdr>
                                        <w:top w:val="single" w:sz="2" w:space="0" w:color="E3E3E3"/>
                                        <w:left w:val="single" w:sz="2" w:space="0" w:color="E3E3E3"/>
                                        <w:bottom w:val="single" w:sz="2" w:space="0" w:color="E3E3E3"/>
                                        <w:right w:val="single" w:sz="2" w:space="0" w:color="E3E3E3"/>
                                      </w:divBdr>
                                      <w:divsChild>
                                        <w:div w:id="1917015031">
                                          <w:marLeft w:val="0"/>
                                          <w:marRight w:val="0"/>
                                          <w:marTop w:val="0"/>
                                          <w:marBottom w:val="0"/>
                                          <w:divBdr>
                                            <w:top w:val="single" w:sz="2" w:space="0" w:color="E3E3E3"/>
                                            <w:left w:val="single" w:sz="2" w:space="0" w:color="E3E3E3"/>
                                            <w:bottom w:val="single" w:sz="2" w:space="0" w:color="E3E3E3"/>
                                            <w:right w:val="single" w:sz="2" w:space="0" w:color="E3E3E3"/>
                                          </w:divBdr>
                                          <w:divsChild>
                                            <w:div w:id="1943761340">
                                              <w:marLeft w:val="0"/>
                                              <w:marRight w:val="0"/>
                                              <w:marTop w:val="0"/>
                                              <w:marBottom w:val="0"/>
                                              <w:divBdr>
                                                <w:top w:val="single" w:sz="2" w:space="0" w:color="E3E3E3"/>
                                                <w:left w:val="single" w:sz="2" w:space="0" w:color="E3E3E3"/>
                                                <w:bottom w:val="single" w:sz="2" w:space="0" w:color="E3E3E3"/>
                                                <w:right w:val="single" w:sz="2" w:space="0" w:color="E3E3E3"/>
                                              </w:divBdr>
                                              <w:divsChild>
                                                <w:div w:id="572399765">
                                                  <w:marLeft w:val="0"/>
                                                  <w:marRight w:val="0"/>
                                                  <w:marTop w:val="0"/>
                                                  <w:marBottom w:val="0"/>
                                                  <w:divBdr>
                                                    <w:top w:val="single" w:sz="2" w:space="0" w:color="E3E3E3"/>
                                                    <w:left w:val="single" w:sz="2" w:space="0" w:color="E3E3E3"/>
                                                    <w:bottom w:val="single" w:sz="2" w:space="0" w:color="E3E3E3"/>
                                                    <w:right w:val="single" w:sz="2" w:space="0" w:color="E3E3E3"/>
                                                  </w:divBdr>
                                                  <w:divsChild>
                                                    <w:div w:id="1262373290">
                                                      <w:marLeft w:val="0"/>
                                                      <w:marRight w:val="0"/>
                                                      <w:marTop w:val="0"/>
                                                      <w:marBottom w:val="0"/>
                                                      <w:divBdr>
                                                        <w:top w:val="single" w:sz="2" w:space="0" w:color="E3E3E3"/>
                                                        <w:left w:val="single" w:sz="2" w:space="0" w:color="E3E3E3"/>
                                                        <w:bottom w:val="single" w:sz="2" w:space="0" w:color="E3E3E3"/>
                                                        <w:right w:val="single" w:sz="2" w:space="0" w:color="E3E3E3"/>
                                                      </w:divBdr>
                                                      <w:divsChild>
                                                        <w:div w:id="1021321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43837787">
          <w:marLeft w:val="0"/>
          <w:marRight w:val="0"/>
          <w:marTop w:val="0"/>
          <w:marBottom w:val="0"/>
          <w:divBdr>
            <w:top w:val="none" w:sz="0" w:space="0" w:color="auto"/>
            <w:left w:val="none" w:sz="0" w:space="0" w:color="auto"/>
            <w:bottom w:val="none" w:sz="0" w:space="0" w:color="auto"/>
            <w:right w:val="none" w:sz="0" w:space="0" w:color="auto"/>
          </w:divBdr>
        </w:div>
      </w:divsChild>
    </w:div>
    <w:div w:id="208733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50BB7BEC-F0FB-49A5-8E54-4F24BA26E187}">
  <ds:schemaRefs>
    <ds:schemaRef ds:uri="http://schemas.openxmlformats.org/officeDocument/2006/bibliography"/>
  </ds:schemaRefs>
</ds:datastoreItem>
</file>

<file path=customXml/itemProps2.xml><?xml version="1.0" encoding="utf-8"?>
<ds:datastoreItem xmlns:ds="http://schemas.openxmlformats.org/officeDocument/2006/customXml" ds:itemID="{824E0E51-3B70-4D81-950B-D3014F47818A}"/>
</file>

<file path=customXml/itemProps3.xml><?xml version="1.0" encoding="utf-8"?>
<ds:datastoreItem xmlns:ds="http://schemas.openxmlformats.org/officeDocument/2006/customXml" ds:itemID="{4F6D1ED7-3218-42B7-AF62-BF2E58579188}"/>
</file>

<file path=customXml/itemProps4.xml><?xml version="1.0" encoding="utf-8"?>
<ds:datastoreItem xmlns:ds="http://schemas.openxmlformats.org/officeDocument/2006/customXml" ds:itemID="{957CFC10-E720-4795-95F4-B61BEFF40A9B}"/>
</file>

<file path=docProps/app.xml><?xml version="1.0" encoding="utf-8"?>
<Properties xmlns="http://schemas.openxmlformats.org/officeDocument/2006/extended-properties" xmlns:vt="http://schemas.openxmlformats.org/officeDocument/2006/docPropsVTypes">
  <Template>Plantilla Spikatech.dotx</Template>
  <TotalTime>32</TotalTime>
  <Pages>11</Pages>
  <Words>2360</Words>
  <Characters>12982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cp:revision>
  <cp:lastPrinted>2020-07-16T08:34:00Z</cp:lastPrinted>
  <dcterms:created xsi:type="dcterms:W3CDTF">2024-05-07T14:44:00Z</dcterms:created>
  <dcterms:modified xsi:type="dcterms:W3CDTF">2024-05-08T14:56:00Z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